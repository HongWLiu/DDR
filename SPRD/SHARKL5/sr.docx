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328" w:rsidRPr="00553F80" w:rsidRDefault="00195E0D" w:rsidP="00283328">
      <w:pPr>
        <w:pStyle w:val="a6"/>
        <w:rPr>
          <w:rFonts w:ascii="Calibri" w:eastAsia="新宋体" w:hAnsi="Calibri"/>
          <w:b w:val="0"/>
          <w:lang w:eastAsia="zh-CN"/>
        </w:rPr>
      </w:pPr>
      <w:bookmarkStart w:id="0" w:name="_Toc521676393"/>
      <w:bookmarkStart w:id="1" w:name="_Toc524509116"/>
      <w:r>
        <w:rPr>
          <w:rFonts w:ascii="Calibri" w:eastAsia="新宋体" w:hAnsi="Calibri"/>
          <w:b w:val="0"/>
          <w:lang w:eastAsia="zh-CN"/>
        </w:rPr>
        <w:t>QOS</w:t>
      </w:r>
      <w:r>
        <w:rPr>
          <w:rFonts w:ascii="Calibri" w:eastAsia="新宋体" w:hAnsi="Calibri" w:hint="eastAsia"/>
          <w:b w:val="0"/>
          <w:lang w:eastAsia="zh-CN"/>
        </w:rPr>
        <w:t>结构</w:t>
      </w:r>
      <w:r>
        <w:rPr>
          <w:rFonts w:ascii="Calibri" w:eastAsia="新宋体" w:hAnsi="Calibri"/>
          <w:b w:val="0"/>
          <w:lang w:eastAsia="zh-CN"/>
        </w:rPr>
        <w:t>介绍及</w:t>
      </w:r>
      <w:r>
        <w:rPr>
          <w:rFonts w:ascii="Calibri" w:eastAsia="新宋体" w:hAnsi="Calibri"/>
          <w:b w:val="0"/>
          <w:lang w:eastAsia="zh-CN"/>
        </w:rPr>
        <w:t>SharkL5QOS</w:t>
      </w:r>
      <w:r>
        <w:rPr>
          <w:rFonts w:ascii="Calibri" w:eastAsia="新宋体" w:hAnsi="Calibri" w:hint="eastAsia"/>
          <w:b w:val="0"/>
          <w:lang w:eastAsia="zh-CN"/>
        </w:rPr>
        <w:t>设置</w:t>
      </w:r>
      <w:bookmarkEnd w:id="0"/>
      <w:bookmarkEnd w:id="1"/>
    </w:p>
    <w:p w:rsidR="00283328" w:rsidRPr="00553F80" w:rsidRDefault="00283328" w:rsidP="00283328">
      <w:pPr>
        <w:rPr>
          <w:rFonts w:ascii="Calibri" w:eastAsia="新宋体" w:hAnsi="Calibri"/>
          <w:color w:val="FF0000"/>
          <w:sz w:val="48"/>
        </w:rPr>
      </w:pPr>
      <w:r>
        <w:rPr>
          <w:rFonts w:ascii="Calibri" w:eastAsia="新宋体" w:hAnsi="Calibri"/>
          <w:noProof/>
          <w:color w:val="FF0000"/>
          <w:sz w:val="48"/>
          <w:lang w:eastAsia="zh-CN"/>
        </w:rPr>
        <mc:AlternateContent>
          <mc:Choice Requires="wps">
            <w:drawing>
              <wp:inline distT="0" distB="0" distL="0" distR="0" wp14:anchorId="7446EAAE" wp14:editId="5FA6151D">
                <wp:extent cx="5921375" cy="0"/>
                <wp:effectExtent l="0" t="0" r="22225" b="19050"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21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6D19B75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6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" strokeweight="1.5pt">
                <w10:anchorlock/>
              </v:line>
            </w:pict>
          </mc:Fallback>
        </mc:AlternateContent>
      </w:r>
    </w:p>
    <w:p w:rsidR="00283328" w:rsidRPr="00553F80" w:rsidRDefault="00283328" w:rsidP="00283328">
      <w:pPr>
        <w:ind w:firstLine="961"/>
        <w:jc w:val="center"/>
        <w:rPr>
          <w:rFonts w:ascii="Calibri" w:eastAsia="新宋体" w:hAnsi="Calibri"/>
          <w:sz w:val="48"/>
        </w:rPr>
      </w:pPr>
    </w:p>
    <w:p w:rsidR="00283328" w:rsidRPr="00553F80" w:rsidRDefault="00283328" w:rsidP="00283328">
      <w:pPr>
        <w:ind w:firstLine="560"/>
        <w:jc w:val="right"/>
        <w:rPr>
          <w:rFonts w:ascii="Calibri" w:eastAsia="新宋体" w:hAnsi="Calibri"/>
          <w:sz w:val="28"/>
          <w:szCs w:val="24"/>
        </w:rPr>
      </w:pPr>
    </w:p>
    <w:p w:rsidR="00283328" w:rsidRPr="00553F80" w:rsidRDefault="00283328" w:rsidP="00283328">
      <w:pPr>
        <w:ind w:firstLine="560"/>
        <w:jc w:val="right"/>
        <w:rPr>
          <w:rFonts w:ascii="Calibri" w:eastAsia="新宋体" w:hAnsi="Calibri"/>
          <w:sz w:val="28"/>
          <w:szCs w:val="24"/>
          <w:lang w:eastAsia="zh-CN"/>
        </w:rPr>
      </w:pPr>
    </w:p>
    <w:p w:rsidR="00283328" w:rsidRPr="00553F80" w:rsidRDefault="00283328" w:rsidP="002D234D">
      <w:pPr>
        <w:pStyle w:val="a7"/>
        <w:spacing w:line="240" w:lineRule="auto"/>
        <w:ind w:firstLine="560"/>
        <w:rPr>
          <w:rFonts w:ascii="Calibri" w:eastAsia="新宋体" w:hAnsi="Calibri" w:cs="Times New Roman"/>
          <w:szCs w:val="24"/>
        </w:rPr>
      </w:pPr>
    </w:p>
    <w:p w:rsidR="00283328" w:rsidRPr="00553F80" w:rsidRDefault="00283328" w:rsidP="00283328">
      <w:pPr>
        <w:ind w:firstLine="560"/>
        <w:jc w:val="right"/>
        <w:rPr>
          <w:rFonts w:ascii="Calibri" w:eastAsia="新宋体" w:hAnsi="Calibri"/>
          <w:sz w:val="48"/>
        </w:rPr>
      </w:pPr>
    </w:p>
    <w:p w:rsidR="00283328" w:rsidRPr="00553F80" w:rsidRDefault="00283328" w:rsidP="00283328">
      <w:pPr>
        <w:pStyle w:val="a6"/>
        <w:rPr>
          <w:rFonts w:ascii="Calibri" w:eastAsia="新宋体" w:hAnsi="Calibri"/>
          <w:b w:val="0"/>
          <w:lang w:eastAsia="zh-CN"/>
        </w:rPr>
      </w:pPr>
      <w:r w:rsidRPr="00553F80">
        <w:rPr>
          <w:rFonts w:ascii="Calibri" w:eastAsia="新宋体" w:hAnsi="Calibri"/>
          <w:b w:val="0"/>
          <w:lang w:eastAsia="zh-CN"/>
        </w:rPr>
        <w:br w:type="page"/>
      </w:r>
      <w:bookmarkStart w:id="2" w:name="_Toc521676394"/>
      <w:bookmarkStart w:id="3" w:name="_Toc524509117"/>
      <w:r w:rsidRPr="00553F80">
        <w:rPr>
          <w:rFonts w:ascii="Calibri" w:eastAsia="新宋体" w:hAnsi="Calibri"/>
          <w:b w:val="0"/>
          <w:lang w:eastAsia="zh-CN"/>
        </w:rPr>
        <w:lastRenderedPageBreak/>
        <w:t>Revision History</w:t>
      </w:r>
      <w:bookmarkEnd w:id="2"/>
      <w:bookmarkEnd w:id="3"/>
    </w:p>
    <w:p w:rsidR="00283328" w:rsidRPr="00553F80" w:rsidRDefault="00283328" w:rsidP="00283328">
      <w:pPr>
        <w:rPr>
          <w:rFonts w:ascii="Calibri" w:eastAsia="新宋体" w:hAnsi="Calibri"/>
          <w:lang w:eastAsia="zh-CN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59"/>
        <w:gridCol w:w="1702"/>
        <w:gridCol w:w="4819"/>
      </w:tblGrid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tabs>
                <w:tab w:val="center" w:pos="1089"/>
              </w:tabs>
              <w:rPr>
                <w:rFonts w:ascii="Calibri" w:eastAsia="新宋体" w:hAnsi="Calibri"/>
                <w:lang w:eastAsia="zh-CN"/>
              </w:rPr>
            </w:pPr>
            <w:r w:rsidRPr="00553F80">
              <w:rPr>
                <w:rFonts w:ascii="Calibri" w:eastAsia="新宋体" w:hAnsi="Calibri" w:hint="eastAsia"/>
                <w:lang w:eastAsia="zh-CN"/>
              </w:rPr>
              <w:t>Revision</w:t>
            </w:r>
            <w:r w:rsidRPr="00553F80">
              <w:rPr>
                <w:rFonts w:ascii="Calibri" w:eastAsia="新宋体" w:hAnsi="Calibri" w:hint="eastAsia"/>
                <w:lang w:eastAsia="zh-CN"/>
              </w:rPr>
              <w:tab/>
            </w: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  <w:r w:rsidRPr="00553F80">
              <w:rPr>
                <w:rFonts w:ascii="Calibri" w:eastAsia="新宋体" w:hAnsi="Calibri" w:hint="eastAsia"/>
                <w:lang w:eastAsia="zh-CN"/>
              </w:rPr>
              <w:t>Date</w:t>
            </w: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  <w:r w:rsidRPr="00553F80">
              <w:rPr>
                <w:rFonts w:ascii="Calibri" w:eastAsia="新宋体" w:hAnsi="Calibri" w:hint="eastAsia"/>
                <w:lang w:eastAsia="zh-CN"/>
              </w:rPr>
              <w:t>Author</w:t>
            </w: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  <w:r w:rsidRPr="00553F80">
              <w:rPr>
                <w:rFonts w:ascii="Calibri" w:eastAsia="新宋体" w:hAnsi="Calibri" w:hint="eastAsia"/>
                <w:lang w:eastAsia="zh-CN"/>
              </w:rPr>
              <w:t>Description</w:t>
            </w: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rPr>
          <w:ins w:id="4" w:author="Qishuai Wang (王其帅)" w:date="2018-07-11T19:05:00Z"/>
        </w:trPr>
        <w:tc>
          <w:tcPr>
            <w:tcW w:w="1134" w:type="dxa"/>
          </w:tcPr>
          <w:p w:rsidR="00283328" w:rsidRPr="00553F80" w:rsidRDefault="00283328" w:rsidP="00AB692D">
            <w:pPr>
              <w:rPr>
                <w:ins w:id="5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ins w:id="6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ins w:id="7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ins w:id="8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ins w:id="9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ins w:id="10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ins w:id="11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ins w:id="12" w:author="Qishuai Wang (王其帅)" w:date="2018-07-11T19:05:00Z"/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  <w:tr w:rsidR="00283328" w:rsidRPr="00553F80" w:rsidTr="00AB692D">
        <w:tc>
          <w:tcPr>
            <w:tcW w:w="1134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55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1702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  <w:tc>
          <w:tcPr>
            <w:tcW w:w="4819" w:type="dxa"/>
          </w:tcPr>
          <w:p w:rsidR="00283328" w:rsidRPr="00553F80" w:rsidRDefault="00283328" w:rsidP="00AB692D">
            <w:pPr>
              <w:rPr>
                <w:rFonts w:ascii="Calibri" w:eastAsia="新宋体" w:hAnsi="Calibri"/>
                <w:lang w:eastAsia="zh-CN"/>
              </w:rPr>
            </w:pPr>
          </w:p>
        </w:tc>
      </w:tr>
    </w:tbl>
    <w:p w:rsidR="002D234D" w:rsidRDefault="002D234D" w:rsidP="00283328">
      <w:pPr>
        <w:pStyle w:val="a3"/>
        <w:pBdr>
          <w:bottom w:val="none" w:sz="0" w:space="0" w:color="auto"/>
          <w:between w:val="single" w:sz="4" w:space="1" w:color="5B9BD5" w:themeColor="accent1"/>
        </w:pBdr>
        <w:tabs>
          <w:tab w:val="clear" w:pos="4153"/>
          <w:tab w:val="clear" w:pos="8306"/>
          <w:tab w:val="center" w:pos="4320"/>
          <w:tab w:val="right" w:pos="8640"/>
        </w:tabs>
        <w:snapToGrid/>
        <w:spacing w:line="276" w:lineRule="auto"/>
        <w:jc w:val="both"/>
      </w:pPr>
    </w:p>
    <w:p w:rsidR="002D234D" w:rsidRDefault="002D234D" w:rsidP="002D234D">
      <w:pPr>
        <w:rPr>
          <w:rFonts w:asciiTheme="minorHAnsi" w:eastAsiaTheme="minorEastAsia" w:hAnsiTheme="minorHAnsi" w:cstheme="minorBidi"/>
          <w:kern w:val="2"/>
          <w:sz w:val="18"/>
          <w:szCs w:val="18"/>
          <w:lang w:eastAsia="zh-CN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zh-CN" w:eastAsia="en-US"/>
        </w:rPr>
        <w:id w:val="-146488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4A74" w:rsidRDefault="00814A74" w:rsidP="00814A74">
          <w:pPr>
            <w:pStyle w:val="TOC"/>
            <w:jc w:val="center"/>
          </w:pPr>
          <w:r w:rsidRPr="00814A74">
            <w:rPr>
              <w:lang w:val="zh-CN"/>
            </w:rPr>
            <w:t>Table of Contents</w:t>
          </w:r>
        </w:p>
        <w:p w:rsidR="00814A74" w:rsidRDefault="00814A74">
          <w:pPr>
            <w:pStyle w:val="10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24509116" w:history="1">
            <w:r w:rsidRPr="004B0D9E">
              <w:rPr>
                <w:rStyle w:val="a5"/>
                <w:rFonts w:ascii="Calibri" w:eastAsia="新宋体" w:hAnsi="Calibri"/>
                <w:noProof/>
                <w:lang w:eastAsia="zh-CN"/>
              </w:rPr>
              <w:t>QOS</w:t>
            </w:r>
            <w:r w:rsidRPr="004B0D9E">
              <w:rPr>
                <w:rStyle w:val="a5"/>
                <w:rFonts w:ascii="Calibri" w:eastAsia="新宋体" w:hAnsi="Calibri" w:hint="eastAsia"/>
                <w:noProof/>
                <w:lang w:eastAsia="zh-CN"/>
              </w:rPr>
              <w:t>结构介绍及</w:t>
            </w:r>
            <w:r w:rsidRPr="004B0D9E">
              <w:rPr>
                <w:rStyle w:val="a5"/>
                <w:rFonts w:ascii="Calibri" w:eastAsia="新宋体" w:hAnsi="Calibri"/>
                <w:noProof/>
                <w:lang w:eastAsia="zh-CN"/>
              </w:rPr>
              <w:t>SharkL5QOS</w:t>
            </w:r>
            <w:r w:rsidRPr="004B0D9E">
              <w:rPr>
                <w:rStyle w:val="a5"/>
                <w:rFonts w:ascii="Calibri" w:eastAsia="新宋体" w:hAnsi="Calibri" w:hint="eastAsia"/>
                <w:noProof/>
                <w:lang w:eastAsia="zh-CN"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A74" w:rsidRDefault="00E72CD8">
          <w:pPr>
            <w:pStyle w:val="10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17" w:history="1">
            <w:r w:rsidR="00814A74" w:rsidRPr="004B0D9E">
              <w:rPr>
                <w:rStyle w:val="a5"/>
                <w:rFonts w:ascii="Calibri" w:eastAsia="新宋体" w:hAnsi="Calibri"/>
                <w:noProof/>
                <w:lang w:eastAsia="zh-CN"/>
              </w:rPr>
              <w:t>Revision History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_Toc524509117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2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30"/>
            <w:tabs>
              <w:tab w:val="left" w:pos="1080"/>
              <w:tab w:val="right" w:leader="dot" w:pos="8630"/>
            </w:tabs>
            <w:ind w:leftChars="0" w:left="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18" w:history="1"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一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 xml:space="preserve"> . QOS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基本概念介绍、（相关的基础概念介绍）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_Toc524509118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4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tabs>
              <w:tab w:val="clear" w:pos="1736"/>
              <w:tab w:val="left" w:pos="1380"/>
            </w:tabs>
            <w:ind w:leftChars="0" w:left="0" w:firstLineChars="50" w:firstLine="120"/>
            <w:rPr>
              <w:noProof/>
            </w:rPr>
          </w:pPr>
          <w:hyperlink w:anchor="_Toc524509119" w:history="1">
            <w:r w:rsidR="00814A74" w:rsidRPr="004B0D9E">
              <w:rPr>
                <w:rStyle w:val="a5"/>
                <w:noProof/>
                <w:lang w:eastAsia="zh-CN"/>
              </w:rPr>
              <w:t>1.1 QOS</w:t>
            </w:r>
            <w:r w:rsidR="00814A74" w:rsidRPr="004B0D9E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机制简介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_Toc524509119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4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0" w:history="1">
            <w:r w:rsidR="00814A74" w:rsidRPr="004B0D9E">
              <w:rPr>
                <w:rStyle w:val="a5"/>
                <w:noProof/>
                <w:lang w:eastAsia="zh-CN"/>
              </w:rPr>
              <w:t>1.2 QOS</w:t>
            </w:r>
            <w:r w:rsidR="00814A74" w:rsidRPr="004B0D9E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配置部分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_Toc524509120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5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30"/>
            <w:tabs>
              <w:tab w:val="left" w:pos="1680"/>
              <w:tab w:val="right" w:leader="dot" w:pos="8630"/>
            </w:tabs>
            <w:ind w:leftChars="0" w:left="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21" w:history="1"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二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 xml:space="preserve"> .QOS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框架介绍和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QOS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传输机制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_Toc524509121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6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2" w:history="1">
            <w:r w:rsidR="00814A74" w:rsidRPr="004B0D9E">
              <w:rPr>
                <w:rStyle w:val="a5"/>
                <w:noProof/>
                <w:lang w:eastAsia="zh-CN"/>
              </w:rPr>
              <w:t>2.1QOS</w:t>
            </w:r>
            <w:r w:rsidR="00814A74" w:rsidRPr="004B0D9E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正常传输机制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_Toc524509122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6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tabs>
              <w:tab w:val="clear" w:pos="1736"/>
              <w:tab w:val="left" w:pos="1260"/>
            </w:tabs>
            <w:ind w:leftChars="0" w:left="0" w:firstLineChars="50" w:firstLine="120"/>
            <w:rPr>
              <w:noProof/>
            </w:rPr>
          </w:pPr>
          <w:hyperlink w:anchor="_Toc524509123" w:history="1">
            <w:r w:rsidR="00814A74" w:rsidRPr="004B0D9E">
              <w:rPr>
                <w:rStyle w:val="a5"/>
                <w:noProof/>
                <w:lang w:eastAsia="zh-CN"/>
              </w:rPr>
              <w:t>2.2</w:t>
            </w:r>
            <w:r w:rsidR="00814A74" w:rsidRPr="00814A74">
              <w:t xml:space="preserve"> </w:t>
            </w:r>
            <w:r w:rsidR="00814A74" w:rsidRPr="00814A74">
              <w:rPr>
                <w:rStyle w:val="a5"/>
                <w:noProof/>
                <w:lang w:eastAsia="zh-CN"/>
              </w:rPr>
              <w:t>QOS</w:t>
            </w:r>
            <w:r w:rsidR="00814A74" w:rsidRPr="00814A74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阈值</w:t>
            </w:r>
            <w:r w:rsidR="00814A74" w:rsidRPr="00814A74">
              <w:rPr>
                <w:rStyle w:val="a5"/>
                <w:noProof/>
                <w:lang w:eastAsia="zh-CN"/>
              </w:rPr>
              <w:t>urgent</w:t>
            </w:r>
            <w:r w:rsidR="00814A74" w:rsidRPr="00814A74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产生机制</w:t>
            </w:r>
            <w:r w:rsidR="00814A74">
              <w:rPr>
                <w:noProof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_Toc524509123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6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4" w:history="1">
            <w:r w:rsidR="00814A74" w:rsidRPr="004B0D9E">
              <w:rPr>
                <w:rStyle w:val="a5"/>
                <w:noProof/>
                <w:lang w:eastAsia="zh-CN"/>
              </w:rPr>
              <w:t>2.2</w:t>
            </w:r>
            <w:r w:rsidR="00814A74" w:rsidRPr="00814A74">
              <w:t xml:space="preserve"> </w:t>
            </w:r>
            <w:r w:rsidR="00814A74" w:rsidRPr="00814A74">
              <w:rPr>
                <w:rStyle w:val="a5"/>
                <w:noProof/>
                <w:lang w:eastAsia="zh-CN"/>
              </w:rPr>
              <w:t>QOS Controller</w:t>
            </w:r>
            <w:r w:rsidR="00814A74" w:rsidRPr="00814A74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结构简介</w:t>
            </w:r>
            <w:r w:rsidR="00814A74">
              <w:rPr>
                <w:noProof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_Toc524509124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7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30"/>
            <w:tabs>
              <w:tab w:val="left" w:pos="1470"/>
              <w:tab w:val="right" w:leader="dot" w:pos="8630"/>
            </w:tabs>
            <w:ind w:leftChars="0" w:left="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25" w:history="1"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三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. DMC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对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QOS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的处理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_Toc524509125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10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30"/>
            <w:tabs>
              <w:tab w:val="left" w:pos="1470"/>
              <w:tab w:val="right" w:leader="dot" w:pos="8630"/>
            </w:tabs>
            <w:ind w:leftChars="0" w:left="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26" w:history="1"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四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.SharkL5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的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QOS</w:t>
            </w:r>
            <w:bookmarkStart w:id="13" w:name="_GoBack"/>
            <w:bookmarkEnd w:id="13"/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结构及配置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_Toc524509126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11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7" w:history="1">
            <w:r w:rsidR="00814A74" w:rsidRPr="004B0D9E">
              <w:rPr>
                <w:rStyle w:val="a5"/>
                <w:noProof/>
                <w:lang w:eastAsia="zh-CN"/>
              </w:rPr>
              <w:t>4.1DPU</w:t>
            </w:r>
            <w:r w:rsidR="00814A74" w:rsidRPr="004B0D9E">
              <w:rPr>
                <w:rStyle w:val="a5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814A74" w:rsidRPr="004B0D9E">
              <w:rPr>
                <w:rStyle w:val="a5"/>
                <w:noProof/>
                <w:lang w:eastAsia="zh-CN"/>
              </w:rPr>
              <w:t>DCAM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_Toc524509127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11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8" w:history="1">
            <w:r w:rsidR="00814A74" w:rsidRPr="004B0D9E">
              <w:rPr>
                <w:rStyle w:val="a5"/>
                <w:noProof/>
                <w:lang w:eastAsia="zh-CN"/>
              </w:rPr>
              <w:t>4.2MM</w:t>
            </w:r>
            <w:r w:rsidR="00814A74">
              <w:rPr>
                <w:rStyle w:val="a5"/>
                <w:rFonts w:eastAsiaTheme="minorEastAsia"/>
                <w:noProof/>
                <w:lang w:eastAsia="zh-CN"/>
              </w:rPr>
              <w:t>………….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_Toc524509128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12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29" w:history="1">
            <w:r w:rsidR="00814A74" w:rsidRPr="004B0D9E">
              <w:rPr>
                <w:rStyle w:val="a5"/>
                <w:noProof/>
                <w:lang w:eastAsia="zh-CN"/>
              </w:rPr>
              <w:t>4.3WTLCP</w:t>
            </w:r>
            <w:r w:rsidR="00814A74">
              <w:rPr>
                <w:rStyle w:val="a5"/>
                <w:noProof/>
                <w:lang w:eastAsia="zh-CN"/>
              </w:rPr>
              <w:t>……..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_Toc524509129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13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40"/>
            <w:ind w:leftChars="0" w:left="0" w:firstLineChars="50" w:firstLine="120"/>
            <w:rPr>
              <w:noProof/>
            </w:rPr>
          </w:pPr>
          <w:hyperlink w:anchor="_Toc524509130" w:history="1">
            <w:r w:rsidR="00814A74" w:rsidRPr="004B0D9E">
              <w:rPr>
                <w:rStyle w:val="a5"/>
                <w:noProof/>
                <w:lang w:eastAsia="zh-CN"/>
              </w:rPr>
              <w:t>4.4PUBCP/AUDCP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_Toc524509130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15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E72CD8" w:rsidP="00814A74">
          <w:pPr>
            <w:pStyle w:val="30"/>
            <w:tabs>
              <w:tab w:val="left" w:pos="1470"/>
              <w:tab w:val="right" w:leader="dot" w:pos="8630"/>
            </w:tabs>
            <w:ind w:leftChars="0" w:left="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24509131" w:history="1"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五</w:t>
            </w:r>
            <w:r w:rsidR="00814A74" w:rsidRPr="004B0D9E">
              <w:rPr>
                <w:rStyle w:val="a5"/>
                <w:rFonts w:eastAsia="新宋体"/>
                <w:noProof/>
                <w:lang w:eastAsia="zh-CN"/>
              </w:rPr>
              <w:t>.</w:t>
            </w:r>
            <w:r w:rsidR="00814A74" w:rsidRPr="004B0D9E">
              <w:rPr>
                <w:rStyle w:val="a5"/>
                <w:rFonts w:eastAsia="新宋体" w:hint="eastAsia"/>
                <w:noProof/>
                <w:lang w:eastAsia="zh-CN"/>
              </w:rPr>
              <w:t>相关问题预览</w:t>
            </w:r>
            <w:r w:rsidR="00814A74">
              <w:rPr>
                <w:noProof/>
                <w:webHidden/>
              </w:rPr>
              <w:tab/>
            </w:r>
            <w:r w:rsidR="00814A74">
              <w:rPr>
                <w:noProof/>
                <w:webHidden/>
              </w:rPr>
              <w:fldChar w:fldCharType="begin"/>
            </w:r>
            <w:r w:rsidR="00814A74">
              <w:rPr>
                <w:noProof/>
                <w:webHidden/>
              </w:rPr>
              <w:instrText xml:space="preserve"> PAGEREF _Toc524509131 \h </w:instrText>
            </w:r>
            <w:r w:rsidR="00814A74">
              <w:rPr>
                <w:noProof/>
                <w:webHidden/>
              </w:rPr>
            </w:r>
            <w:r w:rsidR="00814A74">
              <w:rPr>
                <w:noProof/>
                <w:webHidden/>
              </w:rPr>
              <w:fldChar w:fldCharType="separate"/>
            </w:r>
            <w:r w:rsidR="00814A74">
              <w:rPr>
                <w:noProof/>
                <w:webHidden/>
              </w:rPr>
              <w:t>15</w:t>
            </w:r>
            <w:r w:rsidR="00814A74">
              <w:rPr>
                <w:noProof/>
                <w:webHidden/>
              </w:rPr>
              <w:fldChar w:fldCharType="end"/>
            </w:r>
          </w:hyperlink>
        </w:p>
        <w:p w:rsidR="00814A74" w:rsidRDefault="00814A74">
          <w:r>
            <w:fldChar w:fldCharType="end"/>
          </w:r>
        </w:p>
      </w:sdtContent>
    </w:sdt>
    <w:p w:rsidR="002D234D" w:rsidRPr="002D234D" w:rsidRDefault="002D234D" w:rsidP="002D234D">
      <w:pPr>
        <w:rPr>
          <w:rFonts w:eastAsia="新宋体"/>
          <w:lang w:eastAsia="zh-CN"/>
        </w:rPr>
      </w:pPr>
    </w:p>
    <w:p w:rsidR="00C21F2F" w:rsidRDefault="00C21F2F" w:rsidP="002D234D">
      <w:pPr>
        <w:pStyle w:val="a3"/>
        <w:pBdr>
          <w:bottom w:val="none" w:sz="0" w:space="0" w:color="auto"/>
          <w:between w:val="single" w:sz="4" w:space="1" w:color="5B9BD5" w:themeColor="accent1"/>
        </w:pBdr>
        <w:tabs>
          <w:tab w:val="clear" w:pos="4153"/>
          <w:tab w:val="clear" w:pos="8306"/>
          <w:tab w:val="center" w:pos="4320"/>
          <w:tab w:val="right" w:pos="8640"/>
        </w:tabs>
        <w:snapToGrid/>
        <w:spacing w:line="276" w:lineRule="auto"/>
        <w:rPr>
          <w:lang w:eastAsia="zh-CN"/>
        </w:rPr>
      </w:pPr>
    </w:p>
    <w:p w:rsidR="00C21F2F" w:rsidRDefault="00C21F2F" w:rsidP="00C21F2F">
      <w:pPr>
        <w:rPr>
          <w:sz w:val="18"/>
          <w:szCs w:val="18"/>
          <w:lang w:eastAsia="zh-CN"/>
        </w:rPr>
      </w:pPr>
      <w:r>
        <w:rPr>
          <w:lang w:eastAsia="zh-CN"/>
        </w:rPr>
        <w:br w:type="page"/>
      </w:r>
    </w:p>
    <w:p w:rsidR="00C21F2F" w:rsidRDefault="00C21F2F" w:rsidP="00C21F2F">
      <w:pPr>
        <w:pStyle w:val="3"/>
        <w:rPr>
          <w:rFonts w:eastAsia="新宋体"/>
          <w:lang w:eastAsia="zh-CN"/>
        </w:rPr>
      </w:pPr>
      <w:bookmarkStart w:id="14" w:name="_Toc524509118"/>
      <w:proofErr w:type="gramStart"/>
      <w:r>
        <w:rPr>
          <w:rFonts w:eastAsia="新宋体" w:hint="eastAsia"/>
          <w:lang w:eastAsia="zh-CN"/>
        </w:rPr>
        <w:lastRenderedPageBreak/>
        <w:t>一</w:t>
      </w:r>
      <w:proofErr w:type="gramEnd"/>
      <w:r w:rsidR="00AC59A0">
        <w:rPr>
          <w:rFonts w:eastAsia="新宋体" w:hint="eastAsia"/>
          <w:lang w:eastAsia="zh-CN"/>
        </w:rPr>
        <w:t xml:space="preserve"> </w:t>
      </w:r>
      <w:r w:rsidRPr="00E67E5C">
        <w:rPr>
          <w:rFonts w:eastAsia="新宋体"/>
          <w:lang w:eastAsia="zh-CN"/>
        </w:rPr>
        <w:t>.</w:t>
      </w:r>
      <w:r>
        <w:rPr>
          <w:rFonts w:eastAsia="新宋体"/>
          <w:lang w:eastAsia="zh-CN"/>
        </w:rPr>
        <w:tab/>
      </w:r>
      <w:r w:rsidRPr="00E67E5C">
        <w:rPr>
          <w:rFonts w:eastAsia="新宋体" w:hint="eastAsia"/>
          <w:lang w:eastAsia="zh-CN"/>
        </w:rPr>
        <w:t>QOS</w:t>
      </w:r>
      <w:r w:rsidRPr="00E67E5C">
        <w:rPr>
          <w:rFonts w:eastAsia="新宋体" w:hint="eastAsia"/>
          <w:lang w:eastAsia="zh-CN"/>
        </w:rPr>
        <w:t>基本</w:t>
      </w:r>
      <w:r w:rsidRPr="00E67E5C">
        <w:rPr>
          <w:rFonts w:eastAsia="新宋体"/>
          <w:lang w:eastAsia="zh-CN"/>
        </w:rPr>
        <w:t>概念介绍、</w:t>
      </w:r>
      <w:r>
        <w:rPr>
          <w:rFonts w:eastAsia="新宋体" w:hint="eastAsia"/>
          <w:lang w:eastAsia="zh-CN"/>
        </w:rPr>
        <w:t>（相关</w:t>
      </w:r>
      <w:r>
        <w:rPr>
          <w:rFonts w:eastAsia="新宋体"/>
          <w:lang w:eastAsia="zh-CN"/>
        </w:rPr>
        <w:t>的</w:t>
      </w:r>
      <w:r>
        <w:rPr>
          <w:rFonts w:eastAsia="新宋体" w:hint="eastAsia"/>
          <w:lang w:eastAsia="zh-CN"/>
        </w:rPr>
        <w:t>基础</w:t>
      </w:r>
      <w:r>
        <w:rPr>
          <w:rFonts w:eastAsia="新宋体"/>
          <w:lang w:eastAsia="zh-CN"/>
        </w:rPr>
        <w:t>概念介绍</w:t>
      </w:r>
      <w:r>
        <w:rPr>
          <w:rFonts w:eastAsia="新宋体" w:hint="eastAsia"/>
          <w:lang w:eastAsia="zh-CN"/>
        </w:rPr>
        <w:t>）</w:t>
      </w:r>
      <w:bookmarkEnd w:id="14"/>
    </w:p>
    <w:p w:rsidR="00AC59A0" w:rsidRPr="00AC59A0" w:rsidRDefault="00C21F2F" w:rsidP="00AC59A0">
      <w:pPr>
        <w:pStyle w:val="4"/>
        <w:rPr>
          <w:lang w:eastAsia="zh-CN"/>
        </w:rPr>
      </w:pPr>
      <w:r w:rsidRPr="00AC59A0">
        <w:rPr>
          <w:lang w:eastAsia="zh-CN"/>
        </w:rPr>
        <w:tab/>
      </w:r>
      <w:bookmarkStart w:id="15" w:name="_Toc524509119"/>
      <w:r w:rsidR="00AC59A0" w:rsidRPr="00AC59A0">
        <w:rPr>
          <w:lang w:eastAsia="zh-CN"/>
        </w:rPr>
        <w:t>1</w:t>
      </w:r>
      <w:r w:rsidR="00AC59A0" w:rsidRPr="00AC59A0">
        <w:rPr>
          <w:rFonts w:hint="eastAsia"/>
          <w:lang w:eastAsia="zh-CN"/>
        </w:rPr>
        <w:t>.1</w:t>
      </w:r>
      <w:r w:rsidR="00AC59A0" w:rsidRPr="00AC59A0">
        <w:rPr>
          <w:lang w:eastAsia="zh-CN"/>
        </w:rPr>
        <w:t xml:space="preserve"> QOS</w:t>
      </w:r>
      <w:r w:rsidR="00AC59A0" w:rsidRPr="00AC59A0">
        <w:rPr>
          <w:rFonts w:hint="eastAsia"/>
          <w:lang w:eastAsia="zh-CN"/>
        </w:rPr>
        <w:t>机制简介</w:t>
      </w:r>
      <w:bookmarkEnd w:id="15"/>
    </w:p>
    <w:p w:rsidR="00C21F2F" w:rsidRDefault="00C21F2F" w:rsidP="00F869E1">
      <w:pPr>
        <w:spacing w:line="360" w:lineRule="auto"/>
        <w:ind w:firstLineChars="175"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QOS</w:t>
      </w:r>
      <w:r>
        <w:rPr>
          <w:rFonts w:eastAsia="新宋体" w:hint="eastAsia"/>
          <w:lang w:eastAsia="zh-CN"/>
        </w:rPr>
        <w:t>可以</w:t>
      </w:r>
      <w:r>
        <w:rPr>
          <w:rFonts w:eastAsia="新宋体"/>
          <w:lang w:eastAsia="zh-CN"/>
        </w:rPr>
        <w:t>简单的理解为</w:t>
      </w:r>
      <w:r>
        <w:rPr>
          <w:rFonts w:eastAsia="新宋体" w:hint="eastAsia"/>
          <w:lang w:eastAsia="zh-CN"/>
        </w:rPr>
        <w:t>DDR</w:t>
      </w:r>
      <w:r>
        <w:rPr>
          <w:rFonts w:eastAsia="新宋体" w:hint="eastAsia"/>
          <w:lang w:eastAsia="zh-CN"/>
        </w:rPr>
        <w:t>通道仲裁</w:t>
      </w:r>
      <w:r>
        <w:rPr>
          <w:rFonts w:eastAsia="新宋体"/>
          <w:lang w:eastAsia="zh-CN"/>
        </w:rPr>
        <w:t>选择的优先级的控制</w:t>
      </w:r>
      <w:r>
        <w:rPr>
          <w:rFonts w:eastAsia="新宋体" w:hint="eastAsia"/>
          <w:lang w:eastAsia="zh-CN"/>
        </w:rPr>
        <w:t>，访问</w:t>
      </w:r>
      <w:r>
        <w:rPr>
          <w:rFonts w:eastAsia="新宋体" w:hint="eastAsia"/>
          <w:lang w:eastAsia="zh-CN"/>
        </w:rPr>
        <w:t>DDR</w:t>
      </w:r>
      <w:r>
        <w:rPr>
          <w:rFonts w:eastAsia="新宋体" w:hint="eastAsia"/>
          <w:lang w:eastAsia="zh-CN"/>
        </w:rPr>
        <w:t>同一</w:t>
      </w:r>
      <w:r>
        <w:rPr>
          <w:rFonts w:eastAsia="新宋体"/>
          <w:lang w:eastAsia="zh-CN"/>
        </w:rPr>
        <w:t>时刻</w:t>
      </w:r>
      <w:r>
        <w:rPr>
          <w:rFonts w:eastAsia="新宋体" w:hint="eastAsia"/>
          <w:lang w:eastAsia="zh-CN"/>
        </w:rPr>
        <w:t>目前</w:t>
      </w:r>
      <w:r>
        <w:rPr>
          <w:rFonts w:eastAsia="新宋体"/>
          <w:lang w:eastAsia="zh-CN"/>
        </w:rPr>
        <w:t>只有</w:t>
      </w:r>
      <w:r>
        <w:rPr>
          <w:rFonts w:eastAsia="新宋体" w:hint="eastAsia"/>
          <w:lang w:eastAsia="zh-CN"/>
        </w:rPr>
        <w:t>一条通路</w:t>
      </w:r>
      <w:r>
        <w:rPr>
          <w:rFonts w:eastAsia="新宋体"/>
          <w:lang w:eastAsia="zh-CN"/>
        </w:rPr>
        <w:t>，但是</w:t>
      </w:r>
      <w:r>
        <w:rPr>
          <w:rFonts w:eastAsia="新宋体" w:hint="eastAsia"/>
          <w:lang w:eastAsia="zh-CN"/>
        </w:rPr>
        <w:t>DMC</w:t>
      </w:r>
      <w:r>
        <w:rPr>
          <w:rFonts w:eastAsia="新宋体" w:hint="eastAsia"/>
          <w:lang w:eastAsia="zh-CN"/>
        </w:rPr>
        <w:t>就</w:t>
      </w:r>
      <w:r>
        <w:rPr>
          <w:rFonts w:eastAsia="新宋体"/>
          <w:lang w:eastAsia="zh-CN"/>
        </w:rPr>
        <w:t>包含</w:t>
      </w:r>
      <w:r>
        <w:rPr>
          <w:rFonts w:eastAsia="新宋体" w:hint="eastAsia"/>
          <w:lang w:eastAsia="zh-CN"/>
        </w:rPr>
        <w:t>大约</w:t>
      </w:r>
      <w:r>
        <w:rPr>
          <w:rFonts w:eastAsia="新宋体" w:hint="eastAsia"/>
          <w:lang w:eastAsia="zh-CN"/>
        </w:rPr>
        <w:t>8</w:t>
      </w:r>
      <w:r>
        <w:rPr>
          <w:rFonts w:eastAsia="新宋体" w:hint="eastAsia"/>
          <w:lang w:eastAsia="zh-CN"/>
        </w:rPr>
        <w:t>个</w:t>
      </w:r>
      <w:r>
        <w:rPr>
          <w:rFonts w:eastAsia="新宋体" w:hint="eastAsia"/>
          <w:lang w:eastAsia="zh-CN"/>
        </w:rPr>
        <w:t>port</w:t>
      </w:r>
      <w:r>
        <w:rPr>
          <w:rFonts w:eastAsia="新宋体" w:hint="eastAsia"/>
          <w:lang w:eastAsia="zh-CN"/>
        </w:rPr>
        <w:t>，而</w:t>
      </w:r>
      <w:r>
        <w:rPr>
          <w:rFonts w:eastAsia="新宋体"/>
          <w:lang w:eastAsia="zh-CN"/>
        </w:rPr>
        <w:t>每个</w:t>
      </w:r>
      <w:r>
        <w:rPr>
          <w:rFonts w:eastAsia="新宋体" w:hint="eastAsia"/>
          <w:lang w:eastAsia="zh-CN"/>
        </w:rPr>
        <w:t>port</w:t>
      </w:r>
      <w:r>
        <w:rPr>
          <w:rFonts w:eastAsia="新宋体" w:hint="eastAsia"/>
          <w:lang w:eastAsia="zh-CN"/>
        </w:rPr>
        <w:t>都与</w:t>
      </w:r>
      <w:r>
        <w:rPr>
          <w:rFonts w:eastAsia="新宋体"/>
          <w:lang w:eastAsia="zh-CN"/>
        </w:rPr>
        <w:t>相对应的</w:t>
      </w:r>
      <w:r>
        <w:rPr>
          <w:rFonts w:eastAsia="新宋体" w:hint="eastAsia"/>
          <w:lang w:eastAsia="zh-CN"/>
        </w:rPr>
        <w:t>subsys</w:t>
      </w:r>
      <w:r>
        <w:rPr>
          <w:rFonts w:eastAsia="新宋体" w:hint="eastAsia"/>
          <w:lang w:eastAsia="zh-CN"/>
        </w:rPr>
        <w:t>相连接</w:t>
      </w:r>
      <w:r>
        <w:rPr>
          <w:rFonts w:eastAsia="新宋体"/>
          <w:lang w:eastAsia="zh-CN"/>
        </w:rPr>
        <w:t>，每个</w:t>
      </w:r>
      <w:r>
        <w:rPr>
          <w:rFonts w:eastAsia="新宋体" w:hint="eastAsia"/>
          <w:lang w:eastAsia="zh-CN"/>
        </w:rPr>
        <w:t>subsys</w:t>
      </w:r>
      <w:r w:rsidR="00117099">
        <w:rPr>
          <w:rFonts w:eastAsia="新宋体" w:hint="eastAsia"/>
          <w:lang w:eastAsia="zh-CN"/>
        </w:rPr>
        <w:t>都包含</w:t>
      </w:r>
      <w:r w:rsidR="00117099">
        <w:rPr>
          <w:rFonts w:eastAsia="新宋体"/>
          <w:lang w:eastAsia="zh-CN"/>
        </w:rPr>
        <w:t>多个</w:t>
      </w:r>
      <w:r w:rsidR="00117099">
        <w:rPr>
          <w:rFonts w:eastAsia="新宋体" w:hint="eastAsia"/>
          <w:lang w:eastAsia="zh-CN"/>
        </w:rPr>
        <w:t>master</w:t>
      </w:r>
      <w:r w:rsidR="00117099">
        <w:rPr>
          <w:rFonts w:eastAsia="新宋体" w:hint="eastAsia"/>
          <w:lang w:eastAsia="zh-CN"/>
        </w:rPr>
        <w:t>。</w:t>
      </w:r>
    </w:p>
    <w:p w:rsidR="00117099" w:rsidRDefault="00117099" w:rsidP="00F869E1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/>
          <w:lang w:eastAsia="zh-CN"/>
        </w:rPr>
        <w:t>这些多个</w:t>
      </w:r>
      <w:r>
        <w:rPr>
          <w:rFonts w:eastAsia="新宋体"/>
          <w:lang w:eastAsia="zh-CN"/>
        </w:rPr>
        <w:t>Master</w:t>
      </w:r>
      <w:r>
        <w:rPr>
          <w:rFonts w:eastAsia="新宋体"/>
          <w:lang w:eastAsia="zh-CN"/>
        </w:rPr>
        <w:t>访问</w:t>
      </w:r>
      <w:r>
        <w:rPr>
          <w:rFonts w:eastAsia="新宋体" w:hint="eastAsia"/>
          <w:lang w:eastAsia="zh-CN"/>
        </w:rPr>
        <w:t>DDR</w:t>
      </w:r>
      <w:r>
        <w:rPr>
          <w:rFonts w:eastAsia="新宋体" w:hint="eastAsia"/>
          <w:lang w:eastAsia="zh-CN"/>
        </w:rPr>
        <w:t>就</w:t>
      </w:r>
      <w:r>
        <w:rPr>
          <w:rFonts w:eastAsia="新宋体"/>
          <w:lang w:eastAsia="zh-CN"/>
        </w:rPr>
        <w:t>需要一定的优先级顺序来指定</w:t>
      </w:r>
      <w:r>
        <w:rPr>
          <w:rFonts w:eastAsia="新宋体" w:hint="eastAsia"/>
          <w:lang w:eastAsia="zh-CN"/>
        </w:rPr>
        <w:t>，而优先级</w:t>
      </w:r>
      <w:r>
        <w:rPr>
          <w:rFonts w:eastAsia="新宋体"/>
          <w:lang w:eastAsia="zh-CN"/>
        </w:rPr>
        <w:t>的</w:t>
      </w:r>
      <w:proofErr w:type="gramStart"/>
      <w:r>
        <w:rPr>
          <w:rFonts w:eastAsia="新宋体"/>
          <w:lang w:eastAsia="zh-CN"/>
        </w:rPr>
        <w:t>值主要</w:t>
      </w:r>
      <w:proofErr w:type="gramEnd"/>
      <w:r>
        <w:rPr>
          <w:rFonts w:eastAsia="新宋体"/>
          <w:lang w:eastAsia="zh-CN"/>
        </w:rPr>
        <w:t>根据</w:t>
      </w:r>
      <w:r>
        <w:rPr>
          <w:rFonts w:eastAsia="新宋体"/>
          <w:lang w:eastAsia="zh-CN"/>
        </w:rPr>
        <w:t>Master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实时性</w:t>
      </w:r>
      <w:r>
        <w:rPr>
          <w:rFonts w:eastAsia="新宋体" w:hint="eastAsia"/>
          <w:lang w:eastAsia="zh-CN"/>
        </w:rPr>
        <w:t>以及能够</w:t>
      </w:r>
      <w:r>
        <w:rPr>
          <w:rFonts w:eastAsia="新宋体" w:hint="eastAsia"/>
          <w:lang w:eastAsia="zh-CN"/>
        </w:rPr>
        <w:t>wait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时间等</w:t>
      </w:r>
      <w:r>
        <w:rPr>
          <w:rFonts w:eastAsia="新宋体" w:hint="eastAsia"/>
          <w:lang w:eastAsia="zh-CN"/>
        </w:rPr>
        <w:t>条件</w:t>
      </w:r>
      <w:r>
        <w:rPr>
          <w:rFonts w:eastAsia="新宋体"/>
          <w:lang w:eastAsia="zh-CN"/>
        </w:rPr>
        <w:t>来决定的。</w:t>
      </w:r>
    </w:p>
    <w:p w:rsidR="000B63BF" w:rsidRDefault="00117099" w:rsidP="00F869E1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目前</w:t>
      </w:r>
      <w:r>
        <w:rPr>
          <w:rFonts w:eastAsia="新宋体"/>
          <w:lang w:eastAsia="zh-CN"/>
        </w:rPr>
        <w:t>的</w:t>
      </w:r>
      <w:r>
        <w:rPr>
          <w:rFonts w:eastAsia="新宋体"/>
          <w:lang w:eastAsia="zh-CN"/>
        </w:rPr>
        <w:t>QOS</w:t>
      </w:r>
      <w:r>
        <w:rPr>
          <w:rFonts w:eastAsia="新宋体" w:hint="eastAsia"/>
          <w:lang w:eastAsia="zh-CN"/>
        </w:rPr>
        <w:t>机制</w:t>
      </w:r>
      <w:r>
        <w:rPr>
          <w:rFonts w:eastAsia="新宋体"/>
          <w:lang w:eastAsia="zh-CN"/>
        </w:rPr>
        <w:t>是硬件动态调整</w:t>
      </w:r>
      <w:r w:rsidR="000B63BF">
        <w:rPr>
          <w:rFonts w:eastAsia="新宋体" w:hint="eastAsia"/>
          <w:lang w:eastAsia="zh-CN"/>
        </w:rPr>
        <w:t>，支持</w:t>
      </w:r>
      <w:r w:rsidR="000B63BF">
        <w:rPr>
          <w:rFonts w:eastAsia="新宋体" w:hint="eastAsia"/>
          <w:lang w:eastAsia="zh-CN"/>
        </w:rPr>
        <w:t xml:space="preserve">HW </w:t>
      </w:r>
      <w:r w:rsidR="000B63BF">
        <w:rPr>
          <w:rFonts w:eastAsia="新宋体"/>
          <w:lang w:eastAsia="zh-CN"/>
        </w:rPr>
        <w:t>urgent</w:t>
      </w:r>
      <w:r w:rsidR="000B63BF">
        <w:rPr>
          <w:rFonts w:eastAsia="新宋体" w:hint="eastAsia"/>
          <w:lang w:eastAsia="zh-CN"/>
        </w:rPr>
        <w:t>，</w:t>
      </w:r>
      <w:r w:rsidR="000B63BF">
        <w:rPr>
          <w:rFonts w:eastAsia="新宋体"/>
          <w:lang w:eastAsia="zh-CN"/>
        </w:rPr>
        <w:t xml:space="preserve">Starvation(time-out)urgent,latency monitor urgent </w:t>
      </w:r>
      <w:r w:rsidR="000B63BF">
        <w:rPr>
          <w:rFonts w:eastAsia="新宋体" w:hint="eastAsia"/>
          <w:lang w:eastAsia="zh-CN"/>
        </w:rPr>
        <w:t>、</w:t>
      </w:r>
      <w:r w:rsidR="000B63BF">
        <w:rPr>
          <w:rFonts w:eastAsia="新宋体" w:hint="eastAsia"/>
          <w:lang w:eastAsia="zh-CN"/>
        </w:rPr>
        <w:t xml:space="preserve">SW </w:t>
      </w:r>
      <w:r w:rsidR="000B63BF">
        <w:rPr>
          <w:rFonts w:eastAsia="新宋体"/>
          <w:lang w:eastAsia="zh-CN"/>
        </w:rPr>
        <w:t>force urgent</w:t>
      </w:r>
      <w:r w:rsidR="000B63BF">
        <w:rPr>
          <w:rFonts w:eastAsia="新宋体" w:hint="eastAsia"/>
          <w:lang w:eastAsia="zh-CN"/>
        </w:rPr>
        <w:t>，</w:t>
      </w:r>
      <w:r w:rsidR="000B63BF">
        <w:rPr>
          <w:rFonts w:eastAsia="新宋体"/>
          <w:lang w:eastAsia="zh-CN"/>
        </w:rPr>
        <w:t>如：</w:t>
      </w:r>
    </w:p>
    <w:p w:rsidR="000B63BF" w:rsidRPr="00D5110B" w:rsidRDefault="000B63BF" w:rsidP="00F869E1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eastAsia="新宋体"/>
          <w:lang w:eastAsia="zh-CN"/>
        </w:rPr>
      </w:pPr>
      <w:r w:rsidRPr="00D5110B">
        <w:rPr>
          <w:rFonts w:eastAsia="新宋体" w:hint="eastAsia"/>
          <w:lang w:eastAsia="zh-CN"/>
        </w:rPr>
        <w:t>HW</w:t>
      </w:r>
      <w:r w:rsidR="006277F0" w:rsidRPr="00D5110B">
        <w:rPr>
          <w:rFonts w:eastAsia="新宋体"/>
          <w:lang w:eastAsia="zh-CN"/>
        </w:rPr>
        <w:t xml:space="preserve"> urgent(1):Subsys</w:t>
      </w:r>
      <w:r w:rsidR="006277F0" w:rsidRPr="00D5110B">
        <w:rPr>
          <w:rFonts w:eastAsia="新宋体" w:hint="eastAsia"/>
          <w:lang w:eastAsia="zh-CN"/>
        </w:rPr>
        <w:t>内有</w:t>
      </w:r>
      <w:r w:rsidR="006277F0" w:rsidRPr="00D5110B">
        <w:rPr>
          <w:rFonts w:eastAsia="新宋体" w:hint="eastAsia"/>
          <w:lang w:eastAsia="zh-CN"/>
        </w:rPr>
        <w:t>read-time</w:t>
      </w:r>
      <w:r w:rsidR="006277F0" w:rsidRPr="00D5110B">
        <w:rPr>
          <w:rFonts w:eastAsia="新宋体" w:hint="eastAsia"/>
          <w:lang w:eastAsia="zh-CN"/>
        </w:rPr>
        <w:t>需求</w:t>
      </w:r>
      <w:r w:rsidR="006277F0" w:rsidRPr="00D5110B">
        <w:rPr>
          <w:rFonts w:eastAsia="新宋体"/>
          <w:lang w:eastAsia="zh-CN"/>
        </w:rPr>
        <w:t>的</w:t>
      </w:r>
      <w:r w:rsidR="006277F0" w:rsidRPr="00D5110B">
        <w:rPr>
          <w:rFonts w:eastAsia="新宋体" w:hint="eastAsia"/>
          <w:lang w:eastAsia="zh-CN"/>
        </w:rPr>
        <w:t>IP</w:t>
      </w:r>
      <w:r w:rsidR="006277F0" w:rsidRPr="00D5110B">
        <w:rPr>
          <w:rFonts w:eastAsia="新宋体" w:hint="eastAsia"/>
          <w:lang w:eastAsia="zh-CN"/>
        </w:rPr>
        <w:t>，</w:t>
      </w:r>
      <w:r w:rsidR="006277F0" w:rsidRPr="00D5110B">
        <w:rPr>
          <w:rFonts w:eastAsia="新宋体"/>
          <w:lang w:eastAsia="zh-CN"/>
        </w:rPr>
        <w:t>由本身的</w:t>
      </w:r>
      <w:r w:rsidR="006277F0" w:rsidRPr="00D5110B">
        <w:rPr>
          <w:rFonts w:eastAsia="新宋体" w:hint="eastAsia"/>
          <w:lang w:eastAsia="zh-CN"/>
        </w:rPr>
        <w:t xml:space="preserve">FIFO </w:t>
      </w:r>
      <w:r w:rsidR="006277F0" w:rsidRPr="00D5110B">
        <w:rPr>
          <w:rFonts w:eastAsia="新宋体"/>
          <w:lang w:eastAsia="zh-CN"/>
        </w:rPr>
        <w:t>or line-buffer status</w:t>
      </w:r>
      <w:r w:rsidR="00D5110B" w:rsidRPr="00D5110B">
        <w:rPr>
          <w:rFonts w:eastAsia="新宋体" w:hint="eastAsia"/>
          <w:lang w:eastAsia="zh-CN"/>
        </w:rPr>
        <w:t>直接</w:t>
      </w:r>
      <w:r w:rsidR="00D5110B" w:rsidRPr="00D5110B">
        <w:rPr>
          <w:rFonts w:eastAsia="新宋体"/>
          <w:lang w:eastAsia="zh-CN"/>
        </w:rPr>
        <w:t>产生</w:t>
      </w:r>
      <w:r w:rsidR="00D5110B" w:rsidRPr="00D5110B">
        <w:rPr>
          <w:rFonts w:eastAsia="新宋体" w:hint="eastAsia"/>
          <w:lang w:eastAsia="zh-CN"/>
        </w:rPr>
        <w:t xml:space="preserve">urgent </w:t>
      </w:r>
      <w:r w:rsidR="00D5110B" w:rsidRPr="00D5110B">
        <w:rPr>
          <w:rFonts w:eastAsia="新宋体" w:hint="eastAsia"/>
          <w:lang w:eastAsia="zh-CN"/>
        </w:rPr>
        <w:t>信号</w:t>
      </w:r>
    </w:p>
    <w:p w:rsidR="00D5110B" w:rsidRDefault="00D5110B" w:rsidP="00F869E1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eastAsia="新宋体"/>
          <w:lang w:eastAsia="zh-CN"/>
        </w:rPr>
      </w:pPr>
      <w:r w:rsidRPr="00D5110B">
        <w:rPr>
          <w:rFonts w:eastAsia="新宋体" w:hint="eastAsia"/>
          <w:lang w:eastAsia="zh-CN"/>
        </w:rPr>
        <w:t>HW</w:t>
      </w:r>
      <w:r w:rsidRPr="00D5110B">
        <w:rPr>
          <w:rFonts w:eastAsia="新宋体"/>
          <w:lang w:eastAsia="zh-CN"/>
        </w:rPr>
        <w:t xml:space="preserve"> urgent(</w:t>
      </w:r>
      <w:r>
        <w:rPr>
          <w:rFonts w:eastAsia="新宋体"/>
          <w:lang w:eastAsia="zh-CN"/>
        </w:rPr>
        <w:t>2</w:t>
      </w:r>
      <w:r w:rsidRPr="00D5110B">
        <w:rPr>
          <w:rFonts w:eastAsia="新宋体"/>
          <w:lang w:eastAsia="zh-CN"/>
        </w:rPr>
        <w:t>):</w:t>
      </w:r>
      <w:r>
        <w:rPr>
          <w:rFonts w:eastAsia="新宋体" w:hint="eastAsia"/>
          <w:lang w:eastAsia="zh-CN"/>
        </w:rPr>
        <w:t>没有</w:t>
      </w:r>
      <w:r>
        <w:rPr>
          <w:rFonts w:eastAsia="新宋体" w:hint="eastAsia"/>
          <w:lang w:eastAsia="zh-CN"/>
        </w:rPr>
        <w:t>real-time</w:t>
      </w:r>
      <w:r>
        <w:rPr>
          <w:rFonts w:eastAsia="新宋体" w:hint="eastAsia"/>
          <w:lang w:eastAsia="zh-CN"/>
        </w:rPr>
        <w:t>需求的</w:t>
      </w:r>
      <w:r>
        <w:rPr>
          <w:rFonts w:eastAsia="新宋体" w:hint="eastAsia"/>
          <w:lang w:eastAsia="zh-CN"/>
        </w:rPr>
        <w:t>IP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在</w:t>
      </w:r>
      <w:r>
        <w:rPr>
          <w:rFonts w:eastAsia="新宋体" w:hint="eastAsia"/>
          <w:lang w:eastAsia="zh-CN"/>
        </w:rPr>
        <w:t>IP</w:t>
      </w:r>
      <w:r>
        <w:rPr>
          <w:rFonts w:eastAsia="新宋体" w:hint="eastAsia"/>
          <w:lang w:eastAsia="zh-CN"/>
        </w:rPr>
        <w:t>内部</w:t>
      </w:r>
      <w:r>
        <w:rPr>
          <w:rFonts w:eastAsia="新宋体"/>
          <w:lang w:eastAsia="zh-CN"/>
        </w:rPr>
        <w:t>提高</w:t>
      </w:r>
      <w:r>
        <w:rPr>
          <w:rFonts w:eastAsia="新宋体" w:hint="eastAsia"/>
          <w:lang w:eastAsia="zh-CN"/>
        </w:rPr>
        <w:t xml:space="preserve">QOS </w:t>
      </w:r>
      <w:r>
        <w:rPr>
          <w:rFonts w:eastAsia="新宋体"/>
          <w:lang w:eastAsia="zh-CN"/>
        </w:rPr>
        <w:t>value</w:t>
      </w:r>
      <w:r>
        <w:rPr>
          <w:rFonts w:eastAsia="新宋体"/>
          <w:lang w:eastAsia="zh-CN"/>
        </w:rPr>
        <w:t>，由</w:t>
      </w:r>
      <w:r>
        <w:rPr>
          <w:rFonts w:eastAsia="新宋体" w:hint="eastAsia"/>
          <w:lang w:eastAsia="zh-CN"/>
        </w:rPr>
        <w:t>S</w:t>
      </w:r>
      <w:r>
        <w:rPr>
          <w:rFonts w:eastAsia="新宋体"/>
          <w:lang w:eastAsia="zh-CN"/>
        </w:rPr>
        <w:t xml:space="preserve">ubsys </w:t>
      </w:r>
      <w:r>
        <w:rPr>
          <w:rFonts w:eastAsia="新宋体" w:hint="eastAsia"/>
          <w:lang w:eastAsia="zh-CN"/>
        </w:rPr>
        <w:t>的</w:t>
      </w:r>
      <w:r>
        <w:rPr>
          <w:rFonts w:eastAsia="新宋体" w:hint="eastAsia"/>
          <w:lang w:eastAsia="zh-CN"/>
        </w:rPr>
        <w:t>C</w:t>
      </w:r>
      <w:r>
        <w:rPr>
          <w:rFonts w:eastAsia="新宋体"/>
          <w:lang w:eastAsia="zh-CN"/>
        </w:rPr>
        <w:t>ompare with QOS-threshold</w:t>
      </w:r>
      <w:r>
        <w:rPr>
          <w:rFonts w:eastAsia="新宋体" w:hint="eastAsia"/>
          <w:lang w:eastAsia="zh-CN"/>
        </w:rPr>
        <w:t>产生</w:t>
      </w:r>
      <w:r>
        <w:rPr>
          <w:rFonts w:eastAsia="新宋体"/>
          <w:lang w:eastAsia="zh-CN"/>
        </w:rPr>
        <w:t>的</w:t>
      </w:r>
      <w:r>
        <w:rPr>
          <w:rFonts w:eastAsia="新宋体" w:hint="eastAsia"/>
          <w:lang w:eastAsia="zh-CN"/>
        </w:rPr>
        <w:t>urgent</w:t>
      </w:r>
    </w:p>
    <w:p w:rsidR="00D5110B" w:rsidRDefault="00D5110B" w:rsidP="00F869E1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Starvation urgent</w:t>
      </w:r>
      <w:r w:rsidR="00B2756B">
        <w:rPr>
          <w:rFonts w:eastAsia="新宋体"/>
          <w:lang w:eastAsia="zh-CN"/>
        </w:rPr>
        <w:t>(time-out)</w:t>
      </w:r>
      <w:r>
        <w:rPr>
          <w:rFonts w:eastAsia="新宋体" w:hint="eastAsia"/>
          <w:lang w:eastAsia="zh-CN"/>
        </w:rPr>
        <w:t>：每个</w:t>
      </w:r>
      <w:r>
        <w:rPr>
          <w:rFonts w:eastAsia="新宋体"/>
          <w:lang w:eastAsia="zh-CN"/>
        </w:rPr>
        <w:t>通道都可以设置阈值，当</w:t>
      </w:r>
      <w:r>
        <w:rPr>
          <w:rFonts w:eastAsia="新宋体" w:hint="eastAsia"/>
          <w:lang w:eastAsia="zh-CN"/>
        </w:rPr>
        <w:t xml:space="preserve">outstanding </w:t>
      </w:r>
      <w:r>
        <w:rPr>
          <w:rFonts w:eastAsia="新宋体"/>
          <w:lang w:eastAsia="zh-CN"/>
        </w:rPr>
        <w:t>command latency</w:t>
      </w:r>
      <w:r>
        <w:rPr>
          <w:rFonts w:eastAsia="新宋体" w:hint="eastAsia"/>
          <w:lang w:eastAsia="zh-CN"/>
        </w:rPr>
        <w:t>大于</w:t>
      </w:r>
      <w:r>
        <w:rPr>
          <w:rFonts w:eastAsia="新宋体" w:hint="eastAsia"/>
          <w:lang w:eastAsia="zh-CN"/>
        </w:rPr>
        <w:t>threshold</w:t>
      </w:r>
      <w:r>
        <w:rPr>
          <w:rFonts w:eastAsia="新宋体" w:hint="eastAsia"/>
          <w:lang w:eastAsia="zh-CN"/>
        </w:rPr>
        <w:t>时</w:t>
      </w:r>
      <w:r>
        <w:rPr>
          <w:rFonts w:eastAsia="新宋体"/>
          <w:lang w:eastAsia="zh-CN"/>
        </w:rPr>
        <w:t>产生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。</w:t>
      </w:r>
    </w:p>
    <w:p w:rsidR="00D5110B" w:rsidRDefault="00D5110B" w:rsidP="00F869E1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Lat</w:t>
      </w:r>
      <w:r>
        <w:rPr>
          <w:rFonts w:eastAsia="新宋体"/>
          <w:lang w:eastAsia="zh-CN"/>
        </w:rPr>
        <w:t>entcy</w:t>
      </w:r>
      <w:r w:rsidR="00B2756B">
        <w:rPr>
          <w:rFonts w:eastAsia="新宋体"/>
          <w:lang w:eastAsia="zh-CN"/>
        </w:rPr>
        <w:t xml:space="preserve"> monitor urgent</w:t>
      </w:r>
      <w:r w:rsidR="00B2756B">
        <w:rPr>
          <w:rFonts w:eastAsia="新宋体" w:hint="eastAsia"/>
          <w:lang w:eastAsia="zh-CN"/>
        </w:rPr>
        <w:t>：</w:t>
      </w:r>
      <w:r w:rsidR="00B2756B">
        <w:rPr>
          <w:rFonts w:eastAsia="新宋体"/>
          <w:lang w:eastAsia="zh-CN"/>
        </w:rPr>
        <w:t>当累加的</w:t>
      </w:r>
      <w:r w:rsidR="00B2756B">
        <w:rPr>
          <w:rFonts w:eastAsia="新宋体" w:hint="eastAsia"/>
          <w:lang w:eastAsia="zh-CN"/>
        </w:rPr>
        <w:t>actural latency</w:t>
      </w:r>
      <w:r w:rsidR="00B2756B">
        <w:rPr>
          <w:rFonts w:eastAsia="新宋体" w:hint="eastAsia"/>
          <w:lang w:eastAsia="zh-CN"/>
        </w:rPr>
        <w:t>大于</w:t>
      </w:r>
      <w:r w:rsidR="00B2756B">
        <w:rPr>
          <w:rFonts w:eastAsia="新宋体" w:hint="eastAsia"/>
          <w:lang w:eastAsia="zh-CN"/>
        </w:rPr>
        <w:t>target latency</w:t>
      </w:r>
      <w:r w:rsidR="00B2756B">
        <w:rPr>
          <w:rFonts w:eastAsia="新宋体" w:hint="eastAsia"/>
          <w:lang w:eastAsia="zh-CN"/>
        </w:rPr>
        <w:t>时</w:t>
      </w:r>
      <w:r w:rsidR="00B2756B">
        <w:rPr>
          <w:rFonts w:eastAsia="新宋体"/>
          <w:lang w:eastAsia="zh-CN"/>
        </w:rPr>
        <w:t>可发出</w:t>
      </w:r>
      <w:r w:rsidR="00B2756B">
        <w:rPr>
          <w:rFonts w:eastAsia="新宋体" w:hint="eastAsia"/>
          <w:lang w:eastAsia="zh-CN"/>
        </w:rPr>
        <w:t>urgent</w:t>
      </w:r>
      <w:r w:rsidR="00F869E1">
        <w:rPr>
          <w:rFonts w:eastAsia="新宋体" w:hint="eastAsia"/>
          <w:lang w:eastAsia="zh-CN"/>
        </w:rPr>
        <w:t>。</w:t>
      </w:r>
    </w:p>
    <w:p w:rsidR="00D5110B" w:rsidRDefault="00D5110B" w:rsidP="00F869E1">
      <w:pPr>
        <w:spacing w:line="360" w:lineRule="auto"/>
        <w:ind w:left="420" w:firstLine="360"/>
        <w:jc w:val="left"/>
        <w:rPr>
          <w:rFonts w:eastAsia="新宋体"/>
          <w:lang w:eastAsia="zh-CN"/>
        </w:rPr>
      </w:pPr>
      <w:r w:rsidRPr="00B2756B">
        <w:rPr>
          <w:rFonts w:eastAsia="新宋体"/>
          <w:lang w:eastAsia="zh-CN"/>
        </w:rPr>
        <w:t>由于目前有</w:t>
      </w:r>
      <w:r w:rsidRPr="00B2756B">
        <w:rPr>
          <w:rFonts w:eastAsia="新宋体" w:hint="eastAsia"/>
          <w:lang w:eastAsia="zh-CN"/>
        </w:rPr>
        <w:t>urgent</w:t>
      </w:r>
      <w:r w:rsidRPr="00B2756B">
        <w:rPr>
          <w:rFonts w:eastAsia="新宋体" w:hint="eastAsia"/>
          <w:lang w:eastAsia="zh-CN"/>
        </w:rPr>
        <w:t>机制</w:t>
      </w:r>
      <w:r w:rsidRPr="00B2756B">
        <w:rPr>
          <w:rFonts w:eastAsia="新宋体"/>
          <w:lang w:eastAsia="zh-CN"/>
        </w:rPr>
        <w:t>，</w:t>
      </w:r>
      <w:r w:rsidR="00B2756B">
        <w:rPr>
          <w:rFonts w:eastAsia="新宋体" w:hint="eastAsia"/>
          <w:lang w:eastAsia="zh-CN"/>
        </w:rPr>
        <w:t>因此</w:t>
      </w:r>
      <w:r w:rsidR="00B2756B">
        <w:rPr>
          <w:rFonts w:eastAsia="新宋体"/>
          <w:lang w:eastAsia="zh-CN"/>
        </w:rPr>
        <w:t>Starvation urgent(time-out)</w:t>
      </w:r>
      <w:r w:rsidRPr="00B2756B">
        <w:rPr>
          <w:rFonts w:eastAsia="新宋体"/>
          <w:lang w:eastAsia="zh-CN"/>
        </w:rPr>
        <w:t>目前都是关闭的，</w:t>
      </w:r>
      <w:r w:rsidR="00B2756B">
        <w:rPr>
          <w:rFonts w:eastAsia="新宋体" w:hint="eastAsia"/>
          <w:lang w:eastAsia="zh-CN"/>
        </w:rPr>
        <w:t>主要</w:t>
      </w:r>
      <w:r w:rsidR="00B2756B">
        <w:rPr>
          <w:rFonts w:eastAsia="新宋体"/>
          <w:lang w:eastAsia="zh-CN"/>
        </w:rPr>
        <w:t>原因是</w:t>
      </w:r>
      <w:r w:rsidR="00B2756B">
        <w:rPr>
          <w:rFonts w:eastAsia="新宋体" w:hint="eastAsia"/>
          <w:lang w:eastAsia="zh-CN"/>
        </w:rPr>
        <w:t>其</w:t>
      </w:r>
      <w:r w:rsidR="00B2756B">
        <w:rPr>
          <w:rFonts w:eastAsia="新宋体"/>
          <w:lang w:eastAsia="zh-CN"/>
        </w:rPr>
        <w:t>无法区分</w:t>
      </w:r>
      <w:r w:rsidR="00B2756B">
        <w:rPr>
          <w:rFonts w:eastAsia="新宋体" w:hint="eastAsia"/>
          <w:lang w:eastAsia="zh-CN"/>
        </w:rPr>
        <w:t>real</w:t>
      </w:r>
      <w:r w:rsidR="00B2756B">
        <w:rPr>
          <w:rFonts w:eastAsia="新宋体" w:hint="eastAsia"/>
          <w:lang w:eastAsia="zh-CN"/>
        </w:rPr>
        <w:t>和</w:t>
      </w:r>
      <w:r w:rsidR="00B2756B">
        <w:rPr>
          <w:rFonts w:eastAsia="新宋体" w:hint="eastAsia"/>
          <w:lang w:eastAsia="zh-CN"/>
        </w:rPr>
        <w:t>no real</w:t>
      </w:r>
      <w:r w:rsidR="00B2756B">
        <w:rPr>
          <w:rFonts w:eastAsia="新宋体" w:hint="eastAsia"/>
          <w:lang w:eastAsia="zh-CN"/>
        </w:rPr>
        <w:t>。</w:t>
      </w:r>
    </w:p>
    <w:p w:rsidR="002C4571" w:rsidRPr="00AC59A0" w:rsidRDefault="002C4571" w:rsidP="002C4571">
      <w:pPr>
        <w:pStyle w:val="4"/>
        <w:rPr>
          <w:lang w:eastAsia="zh-CN"/>
        </w:rPr>
      </w:pPr>
      <w:r w:rsidRPr="00AC59A0">
        <w:rPr>
          <w:lang w:eastAsia="zh-CN"/>
        </w:rPr>
        <w:lastRenderedPageBreak/>
        <w:tab/>
      </w:r>
      <w:bookmarkStart w:id="16" w:name="_Toc524509120"/>
      <w:r w:rsidRPr="00AC59A0">
        <w:rPr>
          <w:lang w:eastAsia="zh-CN"/>
        </w:rPr>
        <w:t>1</w:t>
      </w:r>
      <w:r>
        <w:rPr>
          <w:rFonts w:hint="eastAsia"/>
          <w:lang w:eastAsia="zh-CN"/>
        </w:rPr>
        <w:t>.2</w:t>
      </w:r>
      <w:r w:rsidRPr="00AC59A0">
        <w:rPr>
          <w:lang w:eastAsia="zh-CN"/>
        </w:rPr>
        <w:t xml:space="preserve"> </w:t>
      </w:r>
      <w:r>
        <w:rPr>
          <w:rFonts w:hint="eastAsia"/>
          <w:lang w:eastAsia="zh-CN"/>
        </w:rPr>
        <w:t>Q</w:t>
      </w:r>
      <w:r>
        <w:rPr>
          <w:lang w:eastAsia="zh-CN"/>
        </w:rPr>
        <w:t>OS</w:t>
      </w:r>
      <w:r>
        <w:rPr>
          <w:rFonts w:hint="eastAsia"/>
          <w:lang w:eastAsia="zh-CN"/>
        </w:rPr>
        <w:t>配置</w:t>
      </w:r>
      <w:r>
        <w:rPr>
          <w:lang w:eastAsia="zh-CN"/>
        </w:rPr>
        <w:t>部分</w:t>
      </w:r>
      <w:bookmarkEnd w:id="16"/>
    </w:p>
    <w:p w:rsidR="00B2756B" w:rsidRDefault="002C4571" w:rsidP="00B2756B">
      <w:pPr>
        <w:ind w:left="420"/>
        <w:jc w:val="left"/>
        <w:rPr>
          <w:rFonts w:eastAsia="新宋体"/>
          <w:lang w:eastAsia="zh-CN"/>
        </w:rPr>
      </w:pPr>
      <w:r w:rsidRPr="002C4571">
        <w:rPr>
          <w:rFonts w:eastAsia="新宋体"/>
          <w:noProof/>
          <w:lang w:eastAsia="zh-CN"/>
        </w:rPr>
        <w:drawing>
          <wp:inline distT="0" distB="0" distL="0" distR="0" wp14:anchorId="74999FC0" wp14:editId="44926E6E">
            <wp:extent cx="5486400" cy="3710818"/>
            <wp:effectExtent l="0" t="0" r="0" b="4445"/>
            <wp:docPr id="1" name="图片 1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nghua.mai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571" w:rsidRDefault="002C4571" w:rsidP="009E18BE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QOS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配置主要包含两个部分，分别是</w:t>
      </w:r>
      <w:r>
        <w:rPr>
          <w:rFonts w:eastAsia="新宋体"/>
          <w:lang w:eastAsia="zh-CN"/>
        </w:rPr>
        <w:t>Master</w:t>
      </w:r>
      <w:r>
        <w:rPr>
          <w:rFonts w:eastAsia="新宋体"/>
          <w:lang w:eastAsia="zh-CN"/>
        </w:rPr>
        <w:t>的配置和</w:t>
      </w:r>
      <w:r>
        <w:rPr>
          <w:rFonts w:eastAsia="新宋体" w:hint="eastAsia"/>
          <w:lang w:eastAsia="zh-CN"/>
        </w:rPr>
        <w:t>PUB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配置</w:t>
      </w:r>
      <w:r>
        <w:rPr>
          <w:rFonts w:eastAsia="新宋体" w:hint="eastAsia"/>
          <w:lang w:eastAsia="zh-CN"/>
        </w:rPr>
        <w:t>，</w:t>
      </w:r>
      <w:r>
        <w:rPr>
          <w:rFonts w:eastAsia="新宋体" w:hint="eastAsia"/>
          <w:lang w:eastAsia="zh-CN"/>
        </w:rPr>
        <w:t>Master</w:t>
      </w:r>
      <w:r>
        <w:rPr>
          <w:rFonts w:eastAsia="新宋体" w:hint="eastAsia"/>
          <w:lang w:eastAsia="zh-CN"/>
        </w:rPr>
        <w:t>配置</w:t>
      </w:r>
      <w:r>
        <w:rPr>
          <w:rFonts w:eastAsia="新宋体"/>
          <w:lang w:eastAsia="zh-CN"/>
        </w:rPr>
        <w:t>包含</w:t>
      </w:r>
      <w:r>
        <w:rPr>
          <w:rFonts w:eastAsia="新宋体" w:hint="eastAsia"/>
          <w:lang w:eastAsia="zh-CN"/>
        </w:rPr>
        <w:t>normal QOS</w:t>
      </w:r>
      <w:r>
        <w:rPr>
          <w:rFonts w:eastAsia="新宋体" w:hint="eastAsia"/>
          <w:lang w:eastAsia="zh-CN"/>
        </w:rPr>
        <w:t>、</w:t>
      </w:r>
      <w:r>
        <w:rPr>
          <w:rFonts w:eastAsia="新宋体"/>
          <w:lang w:eastAsia="zh-CN"/>
        </w:rPr>
        <w:t>High QOS(</w:t>
      </w:r>
      <w:r>
        <w:rPr>
          <w:rFonts w:eastAsia="新宋体" w:hint="eastAsia"/>
          <w:lang w:eastAsia="zh-CN"/>
        </w:rPr>
        <w:t>部分</w:t>
      </w:r>
      <w:r>
        <w:rPr>
          <w:rFonts w:eastAsia="新宋体"/>
          <w:lang w:eastAsia="zh-CN"/>
        </w:rPr>
        <w:t>)</w:t>
      </w:r>
      <w:r>
        <w:rPr>
          <w:rFonts w:eastAsia="新宋体" w:hint="eastAsia"/>
          <w:lang w:eastAsia="zh-CN"/>
        </w:rPr>
        <w:t>、</w:t>
      </w:r>
      <w:r w:rsidR="009E18BE">
        <w:rPr>
          <w:rFonts w:eastAsia="新宋体"/>
          <w:lang w:eastAsia="zh-CN"/>
        </w:rPr>
        <w:t>T</w:t>
      </w:r>
      <w:r>
        <w:rPr>
          <w:rFonts w:eastAsia="新宋体"/>
          <w:lang w:eastAsia="zh-CN"/>
        </w:rPr>
        <w:t>hreadshold QOS</w:t>
      </w:r>
      <w:r>
        <w:rPr>
          <w:rFonts w:eastAsia="新宋体" w:hint="eastAsia"/>
          <w:lang w:eastAsia="zh-CN"/>
        </w:rPr>
        <w:t>等</w:t>
      </w:r>
      <w:r>
        <w:rPr>
          <w:rFonts w:eastAsia="新宋体"/>
          <w:lang w:eastAsia="zh-CN"/>
        </w:rPr>
        <w:t>。</w:t>
      </w:r>
    </w:p>
    <w:p w:rsidR="002C4571" w:rsidRDefault="002C4571" w:rsidP="009E18BE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PUB</w:t>
      </w:r>
      <w:r>
        <w:rPr>
          <w:rFonts w:eastAsia="新宋体"/>
          <w:lang w:eastAsia="zh-CN"/>
        </w:rPr>
        <w:t>上同时也要配置各个</w:t>
      </w:r>
      <w:r>
        <w:rPr>
          <w:rFonts w:eastAsia="新宋体" w:hint="eastAsia"/>
          <w:lang w:eastAsia="zh-CN"/>
        </w:rPr>
        <w:t>m</w:t>
      </w:r>
      <w:r>
        <w:rPr>
          <w:rFonts w:eastAsia="新宋体"/>
          <w:lang w:eastAsia="zh-CN"/>
        </w:rPr>
        <w:t>aster</w:t>
      </w:r>
      <w:r>
        <w:rPr>
          <w:rFonts w:eastAsia="新宋体"/>
          <w:lang w:eastAsia="zh-CN"/>
        </w:rPr>
        <w:t>的</w:t>
      </w:r>
      <w:r>
        <w:rPr>
          <w:rFonts w:eastAsia="新宋体" w:hint="eastAsia"/>
          <w:lang w:eastAsia="zh-CN"/>
        </w:rPr>
        <w:t>Q</w:t>
      </w:r>
      <w:r>
        <w:rPr>
          <w:rFonts w:eastAsia="新宋体"/>
          <w:lang w:eastAsia="zh-CN"/>
        </w:rPr>
        <w:t>OS</w:t>
      </w:r>
      <w:r>
        <w:rPr>
          <w:rFonts w:eastAsia="新宋体"/>
          <w:lang w:eastAsia="zh-CN"/>
        </w:rPr>
        <w:t>，同时控制着</w:t>
      </w:r>
      <w:r>
        <w:rPr>
          <w:rFonts w:eastAsia="新宋体" w:hint="eastAsia"/>
          <w:lang w:eastAsia="zh-CN"/>
        </w:rPr>
        <w:t>Q</w:t>
      </w:r>
      <w:r>
        <w:rPr>
          <w:rFonts w:eastAsia="新宋体"/>
          <w:lang w:eastAsia="zh-CN"/>
        </w:rPr>
        <w:t>OS</w:t>
      </w:r>
      <w:r>
        <w:rPr>
          <w:rFonts w:eastAsia="新宋体"/>
          <w:lang w:eastAsia="zh-CN"/>
        </w:rPr>
        <w:t>的机制的使能</w:t>
      </w:r>
      <w:r w:rsidR="0018656B">
        <w:rPr>
          <w:rFonts w:eastAsia="新宋体"/>
          <w:lang w:eastAsia="zh-CN"/>
        </w:rPr>
        <w:t>，当</w:t>
      </w:r>
      <w:r w:rsidR="0018656B">
        <w:rPr>
          <w:rFonts w:eastAsia="新宋体" w:hint="eastAsia"/>
          <w:lang w:eastAsia="zh-CN"/>
        </w:rPr>
        <w:t>Q</w:t>
      </w:r>
      <w:r w:rsidR="0018656B">
        <w:rPr>
          <w:rFonts w:eastAsia="新宋体"/>
          <w:lang w:eastAsia="zh-CN"/>
        </w:rPr>
        <w:t>OS</w:t>
      </w:r>
      <w:r w:rsidR="0018656B">
        <w:rPr>
          <w:rFonts w:eastAsia="新宋体"/>
          <w:lang w:eastAsia="zh-CN"/>
        </w:rPr>
        <w:t>关闭的时候，那么</w:t>
      </w:r>
      <w:r w:rsidR="0018656B">
        <w:rPr>
          <w:rFonts w:eastAsia="新宋体" w:hint="eastAsia"/>
          <w:lang w:eastAsia="zh-CN"/>
        </w:rPr>
        <w:t>P</w:t>
      </w:r>
      <w:r w:rsidR="0018656B">
        <w:rPr>
          <w:rFonts w:eastAsia="新宋体"/>
          <w:lang w:eastAsia="zh-CN"/>
        </w:rPr>
        <w:t>UB</w:t>
      </w:r>
      <w:r w:rsidR="0018656B">
        <w:rPr>
          <w:rFonts w:eastAsia="新宋体"/>
          <w:lang w:eastAsia="zh-CN"/>
        </w:rPr>
        <w:t>会屏蔽下面传递过来的</w:t>
      </w:r>
      <w:r w:rsidR="0018656B">
        <w:rPr>
          <w:rFonts w:eastAsia="新宋体" w:hint="eastAsia"/>
          <w:lang w:eastAsia="zh-CN"/>
        </w:rPr>
        <w:t>Q</w:t>
      </w:r>
      <w:r w:rsidR="0018656B">
        <w:rPr>
          <w:rFonts w:eastAsia="新宋体"/>
          <w:lang w:eastAsia="zh-CN"/>
        </w:rPr>
        <w:t>OS</w:t>
      </w:r>
      <w:r w:rsidR="0018656B">
        <w:rPr>
          <w:rFonts w:eastAsia="新宋体"/>
          <w:lang w:eastAsia="zh-CN"/>
        </w:rPr>
        <w:t>，此时所有</w:t>
      </w:r>
      <w:r w:rsidR="0018656B">
        <w:rPr>
          <w:rFonts w:eastAsia="新宋体" w:hint="eastAsia"/>
          <w:lang w:eastAsia="zh-CN"/>
        </w:rPr>
        <w:t>p</w:t>
      </w:r>
      <w:r w:rsidR="0018656B">
        <w:rPr>
          <w:rFonts w:eastAsia="新宋体"/>
          <w:lang w:eastAsia="zh-CN"/>
        </w:rPr>
        <w:t>ort</w:t>
      </w:r>
      <w:r w:rsidR="0018656B">
        <w:rPr>
          <w:rFonts w:eastAsia="新宋体"/>
          <w:lang w:eastAsia="zh-CN"/>
        </w:rPr>
        <w:t>的优先级相同。该部分在</w:t>
      </w:r>
      <w:r w:rsidR="0018656B">
        <w:rPr>
          <w:rFonts w:eastAsia="新宋体" w:hint="eastAsia"/>
          <w:lang w:eastAsia="zh-CN"/>
        </w:rPr>
        <w:t>D</w:t>
      </w:r>
      <w:r w:rsidR="0018656B">
        <w:rPr>
          <w:rFonts w:eastAsia="新宋体"/>
          <w:lang w:eastAsia="zh-CN"/>
        </w:rPr>
        <w:t>DR INIT</w:t>
      </w:r>
      <w:r w:rsidR="0018656B">
        <w:rPr>
          <w:rFonts w:eastAsia="新宋体"/>
          <w:lang w:eastAsia="zh-CN"/>
        </w:rPr>
        <w:t>当中进行设置</w:t>
      </w:r>
      <w:r w:rsidR="007D5258">
        <w:rPr>
          <w:rFonts w:eastAsia="新宋体" w:hint="eastAsia"/>
          <w:lang w:eastAsia="zh-CN"/>
        </w:rPr>
        <w:t>，</w:t>
      </w:r>
      <w:r w:rsidR="007D5258">
        <w:rPr>
          <w:rFonts w:eastAsia="新宋体"/>
          <w:lang w:eastAsia="zh-CN"/>
        </w:rPr>
        <w:t>当</w:t>
      </w:r>
      <w:r w:rsidR="007D5258">
        <w:rPr>
          <w:rFonts w:eastAsia="新宋体" w:hint="eastAsia"/>
          <w:lang w:eastAsia="zh-CN"/>
        </w:rPr>
        <w:t>QOS</w:t>
      </w:r>
      <w:r w:rsidR="007D5258">
        <w:rPr>
          <w:rFonts w:eastAsia="新宋体" w:hint="eastAsia"/>
          <w:lang w:eastAsia="zh-CN"/>
        </w:rPr>
        <w:t>机制</w:t>
      </w:r>
      <w:r w:rsidR="007D5258">
        <w:rPr>
          <w:rFonts w:eastAsia="新宋体"/>
          <w:lang w:eastAsia="zh-CN"/>
        </w:rPr>
        <w:t>被打开</w:t>
      </w:r>
      <w:r w:rsidR="007D5258">
        <w:rPr>
          <w:rFonts w:eastAsia="新宋体" w:hint="eastAsia"/>
          <w:lang w:eastAsia="zh-CN"/>
        </w:rPr>
        <w:t>时</w:t>
      </w:r>
      <w:r w:rsidR="007D5258">
        <w:rPr>
          <w:rFonts w:eastAsia="新宋体"/>
          <w:lang w:eastAsia="zh-CN"/>
        </w:rPr>
        <w:t>，</w:t>
      </w:r>
      <w:r w:rsidR="007D5258">
        <w:rPr>
          <w:rFonts w:eastAsia="新宋体" w:hint="eastAsia"/>
          <w:lang w:eastAsia="zh-CN"/>
        </w:rPr>
        <w:t>那么</w:t>
      </w:r>
      <w:r w:rsidR="007D5258">
        <w:rPr>
          <w:rFonts w:eastAsia="新宋体"/>
          <w:lang w:eastAsia="zh-CN"/>
        </w:rPr>
        <w:t>PUB</w:t>
      </w:r>
      <w:r w:rsidR="007D5258">
        <w:rPr>
          <w:rFonts w:eastAsia="新宋体" w:hint="eastAsia"/>
          <w:lang w:eastAsia="zh-CN"/>
        </w:rPr>
        <w:t>会</w:t>
      </w:r>
      <w:r w:rsidR="007D5258">
        <w:rPr>
          <w:rFonts w:eastAsia="新宋体"/>
          <w:lang w:eastAsia="zh-CN"/>
        </w:rPr>
        <w:t>接收</w:t>
      </w:r>
      <w:r w:rsidR="007D5258">
        <w:rPr>
          <w:rFonts w:eastAsia="新宋体" w:hint="eastAsia"/>
          <w:lang w:eastAsia="zh-CN"/>
        </w:rPr>
        <w:t>来自下面</w:t>
      </w:r>
      <w:r w:rsidR="007D5258">
        <w:rPr>
          <w:rFonts w:eastAsia="新宋体"/>
          <w:lang w:eastAsia="zh-CN"/>
        </w:rPr>
        <w:t>的</w:t>
      </w:r>
      <w:r w:rsidR="007D5258">
        <w:rPr>
          <w:rFonts w:eastAsia="新宋体" w:hint="eastAsia"/>
          <w:lang w:eastAsia="zh-CN"/>
        </w:rPr>
        <w:t>S</w:t>
      </w:r>
      <w:r w:rsidR="007D5258">
        <w:rPr>
          <w:rFonts w:eastAsia="新宋体"/>
          <w:lang w:eastAsia="zh-CN"/>
        </w:rPr>
        <w:t>ubsys</w:t>
      </w:r>
      <w:r w:rsidR="007D5258">
        <w:rPr>
          <w:rFonts w:eastAsia="新宋体" w:hint="eastAsia"/>
          <w:lang w:eastAsia="zh-CN"/>
        </w:rPr>
        <w:t>传递</w:t>
      </w:r>
      <w:r w:rsidR="007D5258">
        <w:rPr>
          <w:rFonts w:eastAsia="新宋体"/>
          <w:lang w:eastAsia="zh-CN"/>
        </w:rPr>
        <w:t>的</w:t>
      </w:r>
      <w:r w:rsidR="007D5258">
        <w:rPr>
          <w:rFonts w:eastAsia="新宋体" w:hint="eastAsia"/>
          <w:lang w:eastAsia="zh-CN"/>
        </w:rPr>
        <w:t>QOS</w:t>
      </w:r>
      <w:r w:rsidR="007D5258">
        <w:rPr>
          <w:rFonts w:eastAsia="新宋体" w:hint="eastAsia"/>
          <w:lang w:eastAsia="zh-CN"/>
        </w:rPr>
        <w:t>进行</w:t>
      </w:r>
      <w:r w:rsidR="007D5258">
        <w:rPr>
          <w:rFonts w:eastAsia="新宋体" w:hint="eastAsia"/>
          <w:lang w:eastAsia="zh-CN"/>
        </w:rPr>
        <w:t>DDR</w:t>
      </w:r>
      <w:r w:rsidR="007D5258">
        <w:rPr>
          <w:rFonts w:eastAsia="新宋体" w:hint="eastAsia"/>
          <w:lang w:eastAsia="zh-CN"/>
        </w:rPr>
        <w:t>通道</w:t>
      </w:r>
      <w:r w:rsidR="007D5258">
        <w:rPr>
          <w:rFonts w:eastAsia="新宋体"/>
          <w:lang w:eastAsia="zh-CN"/>
        </w:rPr>
        <w:t>的仲裁，高</w:t>
      </w:r>
      <w:r w:rsidR="007D5258">
        <w:rPr>
          <w:rFonts w:eastAsia="新宋体" w:hint="eastAsia"/>
          <w:lang w:eastAsia="zh-CN"/>
        </w:rPr>
        <w:t>QOS</w:t>
      </w:r>
      <w:r w:rsidR="007D5258">
        <w:rPr>
          <w:rFonts w:eastAsia="新宋体" w:hint="eastAsia"/>
          <w:lang w:eastAsia="zh-CN"/>
        </w:rPr>
        <w:t>的</w:t>
      </w:r>
      <w:r w:rsidR="007D5258">
        <w:rPr>
          <w:rFonts w:eastAsia="新宋体"/>
          <w:lang w:eastAsia="zh-CN"/>
        </w:rPr>
        <w:t>会被优先处理，</w:t>
      </w:r>
      <w:r w:rsidR="007D5258">
        <w:rPr>
          <w:rFonts w:eastAsia="新宋体" w:hint="eastAsia"/>
          <w:lang w:eastAsia="zh-CN"/>
        </w:rPr>
        <w:t>依次向下</w:t>
      </w:r>
      <w:r w:rsidR="007D5258">
        <w:rPr>
          <w:rFonts w:eastAsia="新宋体"/>
          <w:lang w:eastAsia="zh-CN"/>
        </w:rPr>
        <w:t>。当优先级</w:t>
      </w:r>
      <w:r w:rsidR="007D5258">
        <w:rPr>
          <w:rFonts w:eastAsia="新宋体" w:hint="eastAsia"/>
          <w:lang w:eastAsia="zh-CN"/>
        </w:rPr>
        <w:t>相同</w:t>
      </w:r>
      <w:r w:rsidR="007D5258">
        <w:rPr>
          <w:rFonts w:eastAsia="新宋体"/>
          <w:lang w:eastAsia="zh-CN"/>
        </w:rPr>
        <w:t>的时候会</w:t>
      </w:r>
      <w:r w:rsidR="007D5258">
        <w:rPr>
          <w:rFonts w:eastAsia="新宋体" w:hint="eastAsia"/>
          <w:lang w:eastAsia="zh-CN"/>
        </w:rPr>
        <w:t>以</w:t>
      </w:r>
      <w:r w:rsidR="007D5258">
        <w:rPr>
          <w:rFonts w:eastAsia="新宋体"/>
          <w:lang w:eastAsia="zh-CN"/>
        </w:rPr>
        <w:t>轮训的方式</w:t>
      </w:r>
      <w:r w:rsidR="007D5258">
        <w:rPr>
          <w:rFonts w:eastAsia="新宋体" w:hint="eastAsia"/>
          <w:lang w:eastAsia="zh-CN"/>
        </w:rPr>
        <w:t>进行</w:t>
      </w:r>
      <w:r w:rsidR="007D5258">
        <w:rPr>
          <w:rFonts w:eastAsia="新宋体"/>
          <w:lang w:eastAsia="zh-CN"/>
        </w:rPr>
        <w:t>选择。</w:t>
      </w:r>
    </w:p>
    <w:p w:rsidR="002B7659" w:rsidRPr="00B2756B" w:rsidRDefault="002B7659" w:rsidP="009E18BE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当</w:t>
      </w:r>
      <w:r>
        <w:rPr>
          <w:rFonts w:eastAsia="新宋体"/>
          <w:lang w:eastAsia="zh-CN"/>
        </w:rPr>
        <w:t>在</w:t>
      </w:r>
      <w:r>
        <w:rPr>
          <w:rFonts w:eastAsia="新宋体" w:hint="eastAsia"/>
          <w:lang w:eastAsia="zh-CN"/>
        </w:rPr>
        <w:t>DDR</w:t>
      </w:r>
      <w:r>
        <w:rPr>
          <w:rFonts w:eastAsia="新宋体" w:hint="eastAsia"/>
          <w:lang w:eastAsia="zh-CN"/>
        </w:rPr>
        <w:t>初始化</w:t>
      </w:r>
      <w:r>
        <w:rPr>
          <w:rFonts w:eastAsia="新宋体"/>
          <w:lang w:eastAsia="zh-CN"/>
        </w:rPr>
        <w:t>使能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传输</w:t>
      </w:r>
      <w:r>
        <w:rPr>
          <w:rFonts w:eastAsia="新宋体"/>
          <w:lang w:eastAsia="zh-CN"/>
        </w:rPr>
        <w:t>机制时，那么此时就一定需要各个</w:t>
      </w:r>
      <w:r>
        <w:rPr>
          <w:rFonts w:eastAsia="新宋体"/>
          <w:lang w:eastAsia="zh-CN"/>
        </w:rPr>
        <w:t>master</w:t>
      </w:r>
      <w:r>
        <w:rPr>
          <w:rFonts w:eastAsia="新宋体" w:hint="eastAsia"/>
          <w:lang w:eastAsia="zh-CN"/>
        </w:rPr>
        <w:t>已经</w:t>
      </w:r>
      <w:r>
        <w:rPr>
          <w:rFonts w:eastAsia="新宋体"/>
          <w:lang w:eastAsia="zh-CN"/>
        </w:rPr>
        <w:t>按照要求配置了</w:t>
      </w:r>
      <w:r w:rsidR="00FF7E72">
        <w:rPr>
          <w:rFonts w:eastAsia="新宋体" w:hint="eastAsia"/>
          <w:lang w:eastAsia="zh-CN"/>
        </w:rPr>
        <w:t>Q</w:t>
      </w:r>
      <w:r w:rsidR="00FF7E72">
        <w:rPr>
          <w:rFonts w:eastAsia="新宋体"/>
          <w:lang w:eastAsia="zh-CN"/>
        </w:rPr>
        <w:t>OS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否则就有可能出现</w:t>
      </w:r>
      <w:r w:rsidR="004870C3">
        <w:rPr>
          <w:rFonts w:eastAsia="新宋体" w:hint="eastAsia"/>
          <w:lang w:eastAsia="zh-CN"/>
        </w:rPr>
        <w:t>overflow</w:t>
      </w:r>
      <w:r w:rsidR="004870C3">
        <w:rPr>
          <w:rFonts w:eastAsia="新宋体" w:hint="eastAsia"/>
          <w:lang w:eastAsia="zh-CN"/>
        </w:rPr>
        <w:t>的</w:t>
      </w:r>
      <w:r w:rsidR="004870C3">
        <w:rPr>
          <w:rFonts w:eastAsia="新宋体"/>
          <w:lang w:eastAsia="zh-CN"/>
        </w:rPr>
        <w:t>现象。因为</w:t>
      </w:r>
      <w:r w:rsidR="004870C3">
        <w:rPr>
          <w:rFonts w:eastAsia="新宋体" w:hint="eastAsia"/>
          <w:lang w:eastAsia="zh-CN"/>
        </w:rPr>
        <w:t>每个</w:t>
      </w:r>
      <w:r w:rsidR="004870C3">
        <w:rPr>
          <w:rFonts w:eastAsia="新宋体" w:hint="eastAsia"/>
          <w:lang w:eastAsia="zh-CN"/>
        </w:rPr>
        <w:t>maste</w:t>
      </w:r>
      <w:r w:rsidR="004870C3">
        <w:rPr>
          <w:rFonts w:eastAsia="新宋体"/>
          <w:lang w:eastAsia="zh-CN"/>
        </w:rPr>
        <w:t>r</w:t>
      </w:r>
      <w:r w:rsidR="004870C3">
        <w:rPr>
          <w:rFonts w:eastAsia="新宋体"/>
          <w:lang w:eastAsia="zh-CN"/>
        </w:rPr>
        <w:t>的</w:t>
      </w:r>
      <w:r w:rsidR="004870C3">
        <w:rPr>
          <w:rFonts w:eastAsia="新宋体" w:hint="eastAsia"/>
          <w:lang w:eastAsia="zh-CN"/>
        </w:rPr>
        <w:t>QOS</w:t>
      </w:r>
      <w:r w:rsidR="004870C3">
        <w:rPr>
          <w:rFonts w:eastAsia="新宋体" w:hint="eastAsia"/>
          <w:lang w:eastAsia="zh-CN"/>
        </w:rPr>
        <w:t>默认值</w:t>
      </w:r>
      <w:r w:rsidR="004870C3">
        <w:rPr>
          <w:rFonts w:eastAsia="新宋体"/>
          <w:lang w:eastAsia="zh-CN"/>
        </w:rPr>
        <w:t>是不相同的</w:t>
      </w:r>
      <w:r w:rsidR="004870C3">
        <w:rPr>
          <w:rFonts w:eastAsia="新宋体" w:hint="eastAsia"/>
          <w:lang w:eastAsia="zh-CN"/>
        </w:rPr>
        <w:t>，最</w:t>
      </w:r>
      <w:r w:rsidR="004870C3">
        <w:rPr>
          <w:rFonts w:eastAsia="新宋体"/>
          <w:lang w:eastAsia="zh-CN"/>
        </w:rPr>
        <w:t>常见的就是</w:t>
      </w:r>
      <w:r w:rsidR="004870C3">
        <w:rPr>
          <w:rFonts w:eastAsia="新宋体" w:hint="eastAsia"/>
          <w:lang w:eastAsia="zh-CN"/>
        </w:rPr>
        <w:t>WTLCP</w:t>
      </w:r>
      <w:r w:rsidR="004870C3">
        <w:rPr>
          <w:rFonts w:eastAsia="新宋体" w:hint="eastAsia"/>
          <w:lang w:eastAsia="zh-CN"/>
        </w:rPr>
        <w:t>出现</w:t>
      </w:r>
      <w:r w:rsidR="004870C3">
        <w:rPr>
          <w:rFonts w:eastAsia="新宋体" w:hint="eastAsia"/>
          <w:lang w:eastAsia="zh-CN"/>
        </w:rPr>
        <w:t>overflow</w:t>
      </w:r>
      <w:r w:rsidR="004870C3">
        <w:rPr>
          <w:rFonts w:eastAsia="新宋体" w:hint="eastAsia"/>
          <w:lang w:eastAsia="zh-CN"/>
        </w:rPr>
        <w:t>现象</w:t>
      </w:r>
      <w:r w:rsidR="004870C3">
        <w:rPr>
          <w:rFonts w:eastAsia="新宋体"/>
          <w:lang w:eastAsia="zh-CN"/>
        </w:rPr>
        <w:t>。</w:t>
      </w:r>
    </w:p>
    <w:p w:rsidR="00C21F2F" w:rsidRDefault="00AC59A0" w:rsidP="00AC59A0">
      <w:pPr>
        <w:pStyle w:val="3"/>
        <w:rPr>
          <w:rFonts w:eastAsia="新宋体"/>
          <w:lang w:eastAsia="zh-CN"/>
        </w:rPr>
      </w:pPr>
      <w:bookmarkStart w:id="17" w:name="_Toc524509121"/>
      <w:r>
        <w:rPr>
          <w:rFonts w:eastAsia="新宋体" w:hint="eastAsia"/>
          <w:lang w:eastAsia="zh-CN"/>
        </w:rPr>
        <w:lastRenderedPageBreak/>
        <w:t>二</w:t>
      </w:r>
      <w:r>
        <w:rPr>
          <w:rFonts w:eastAsia="新宋体" w:hint="eastAsia"/>
          <w:lang w:eastAsia="zh-CN"/>
        </w:rPr>
        <w:t xml:space="preserve"> </w:t>
      </w:r>
      <w:r w:rsidR="00C21F2F" w:rsidRPr="00E67E5C">
        <w:rPr>
          <w:rFonts w:eastAsia="新宋体"/>
          <w:lang w:eastAsia="zh-CN"/>
        </w:rPr>
        <w:t>.</w:t>
      </w:r>
      <w:r w:rsidR="00C21F2F">
        <w:rPr>
          <w:rFonts w:eastAsia="新宋体"/>
          <w:lang w:eastAsia="zh-CN"/>
        </w:rPr>
        <w:tab/>
      </w:r>
      <w:r w:rsidR="00C21F2F" w:rsidRPr="00E67E5C">
        <w:rPr>
          <w:rFonts w:eastAsia="新宋体" w:hint="eastAsia"/>
          <w:lang w:eastAsia="zh-CN"/>
        </w:rPr>
        <w:t>QOS</w:t>
      </w:r>
      <w:r w:rsidR="00C21F2F" w:rsidRPr="00E67E5C">
        <w:rPr>
          <w:rFonts w:eastAsia="新宋体" w:hint="eastAsia"/>
          <w:lang w:eastAsia="zh-CN"/>
        </w:rPr>
        <w:t>框架</w:t>
      </w:r>
      <w:r w:rsidR="00C21F2F">
        <w:rPr>
          <w:rFonts w:eastAsia="新宋体" w:hint="eastAsia"/>
          <w:lang w:eastAsia="zh-CN"/>
        </w:rPr>
        <w:t>介绍</w:t>
      </w:r>
      <w:r w:rsidR="00C21F2F">
        <w:rPr>
          <w:rFonts w:eastAsia="新宋体"/>
          <w:lang w:eastAsia="zh-CN"/>
        </w:rPr>
        <w:t>和</w:t>
      </w:r>
      <w:r w:rsidR="00C21F2F">
        <w:rPr>
          <w:rFonts w:eastAsia="新宋体"/>
          <w:lang w:eastAsia="zh-CN"/>
        </w:rPr>
        <w:t>QOS</w:t>
      </w:r>
      <w:r w:rsidR="00C21F2F">
        <w:rPr>
          <w:rFonts w:eastAsia="新宋体" w:hint="eastAsia"/>
          <w:lang w:eastAsia="zh-CN"/>
        </w:rPr>
        <w:t>传输</w:t>
      </w:r>
      <w:r w:rsidR="00C21F2F">
        <w:rPr>
          <w:rFonts w:eastAsia="新宋体"/>
          <w:lang w:eastAsia="zh-CN"/>
        </w:rPr>
        <w:t>机制</w:t>
      </w:r>
      <w:bookmarkEnd w:id="17"/>
    </w:p>
    <w:p w:rsidR="00BC275F" w:rsidRDefault="00BC275F" w:rsidP="00AC59A0">
      <w:pPr>
        <w:pStyle w:val="4"/>
        <w:rPr>
          <w:lang w:eastAsia="zh-CN"/>
        </w:rPr>
      </w:pPr>
      <w:bookmarkStart w:id="18" w:name="_Toc524509122"/>
      <w:r>
        <w:rPr>
          <w:rFonts w:hint="eastAsia"/>
          <w:lang w:eastAsia="zh-CN"/>
        </w:rPr>
        <w:t>2.1QOS</w:t>
      </w:r>
      <w:r>
        <w:rPr>
          <w:rFonts w:hint="eastAsia"/>
          <w:lang w:eastAsia="zh-CN"/>
        </w:rPr>
        <w:t>正常传输</w:t>
      </w:r>
      <w:r>
        <w:rPr>
          <w:lang w:eastAsia="zh-CN"/>
        </w:rPr>
        <w:t>机制</w:t>
      </w:r>
      <w:bookmarkEnd w:id="18"/>
    </w:p>
    <w:p w:rsidR="004B1374" w:rsidRDefault="00BC275F" w:rsidP="00BB0C25">
      <w:pPr>
        <w:spacing w:line="360" w:lineRule="auto"/>
        <w:ind w:firstLine="42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Master</w:t>
      </w:r>
      <w:r>
        <w:rPr>
          <w:rFonts w:eastAsiaTheme="minorEastAsia" w:hint="eastAsia"/>
          <w:lang w:eastAsia="zh-CN"/>
        </w:rPr>
        <w:t>配置</w:t>
      </w:r>
      <w:r>
        <w:rPr>
          <w:rFonts w:eastAsiaTheme="minorEastAsia"/>
          <w:lang w:eastAsia="zh-CN"/>
        </w:rPr>
        <w:t>的</w:t>
      </w:r>
      <w:r>
        <w:rPr>
          <w:rFonts w:eastAsiaTheme="minorEastAsia" w:hint="eastAsia"/>
          <w:lang w:eastAsia="zh-CN"/>
        </w:rPr>
        <w:t>QOS</w:t>
      </w:r>
      <w:proofErr w:type="gramStart"/>
      <w:r>
        <w:rPr>
          <w:rFonts w:eastAsiaTheme="minorEastAsia" w:hint="eastAsia"/>
          <w:lang w:eastAsia="zh-CN"/>
        </w:rPr>
        <w:t>会</w:t>
      </w:r>
      <w:r>
        <w:rPr>
          <w:rFonts w:eastAsiaTheme="minorEastAsia"/>
          <w:lang w:eastAsia="zh-CN"/>
        </w:rPr>
        <w:t>竞争</w:t>
      </w:r>
      <w:proofErr w:type="gramEnd"/>
      <w:r>
        <w:rPr>
          <w:rFonts w:eastAsiaTheme="minorEastAsia"/>
          <w:lang w:eastAsia="zh-CN"/>
        </w:rPr>
        <w:t>Subsys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端口的输出，高优先级的</w:t>
      </w:r>
      <w:r>
        <w:rPr>
          <w:rFonts w:eastAsiaTheme="minorEastAsia" w:hint="eastAsia"/>
          <w:lang w:eastAsia="zh-CN"/>
        </w:rPr>
        <w:t>优先</w:t>
      </w:r>
      <w:r>
        <w:rPr>
          <w:rFonts w:eastAsiaTheme="minorEastAsia"/>
          <w:lang w:eastAsia="zh-CN"/>
        </w:rPr>
        <w:t>输出</w:t>
      </w:r>
      <w:r>
        <w:rPr>
          <w:rFonts w:eastAsiaTheme="minorEastAsia" w:hint="eastAsia"/>
          <w:lang w:eastAsia="zh-CN"/>
        </w:rPr>
        <w:t>到</w:t>
      </w:r>
      <w:r>
        <w:rPr>
          <w:rFonts w:eastAsiaTheme="minorEastAsia" w:hint="eastAsia"/>
          <w:lang w:eastAsia="zh-CN"/>
        </w:rPr>
        <w:t>Subsys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端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多个</w:t>
      </w:r>
      <w:r>
        <w:rPr>
          <w:rFonts w:eastAsiaTheme="minorEastAsia"/>
          <w:lang w:eastAsia="zh-CN"/>
        </w:rPr>
        <w:t>Subsys</w:t>
      </w:r>
      <w:r>
        <w:rPr>
          <w:rFonts w:eastAsiaTheme="minorEastAsia" w:hint="eastAsia"/>
          <w:lang w:eastAsia="zh-CN"/>
        </w:rPr>
        <w:t>端口</w:t>
      </w:r>
      <w:r>
        <w:rPr>
          <w:rFonts w:eastAsiaTheme="minorEastAsia"/>
          <w:lang w:eastAsia="zh-CN"/>
        </w:rPr>
        <w:t>会根据当前输出的</w:t>
      </w:r>
      <w:r w:rsidR="004B1374">
        <w:rPr>
          <w:rFonts w:eastAsiaTheme="minorEastAsia" w:hint="eastAsia"/>
          <w:lang w:eastAsia="zh-CN"/>
        </w:rPr>
        <w:t>QOS</w:t>
      </w:r>
      <w:r w:rsidR="004B1374">
        <w:rPr>
          <w:rFonts w:eastAsiaTheme="minorEastAsia" w:hint="eastAsia"/>
          <w:lang w:eastAsia="zh-CN"/>
        </w:rPr>
        <w:t>值</w:t>
      </w:r>
      <w:r w:rsidR="004B1374">
        <w:rPr>
          <w:rFonts w:eastAsiaTheme="minorEastAsia"/>
          <w:lang w:eastAsia="zh-CN"/>
        </w:rPr>
        <w:t>来竞争</w:t>
      </w:r>
      <w:r w:rsidR="004B1374">
        <w:rPr>
          <w:rFonts w:eastAsiaTheme="minorEastAsia" w:hint="eastAsia"/>
          <w:lang w:eastAsia="zh-CN"/>
        </w:rPr>
        <w:t>DDR</w:t>
      </w:r>
      <w:r w:rsidR="004B1374">
        <w:rPr>
          <w:rFonts w:eastAsiaTheme="minorEastAsia" w:hint="eastAsia"/>
          <w:lang w:eastAsia="zh-CN"/>
        </w:rPr>
        <w:t>传输</w:t>
      </w:r>
      <w:r w:rsidR="004B1374">
        <w:rPr>
          <w:rFonts w:eastAsiaTheme="minorEastAsia"/>
          <w:lang w:eastAsia="zh-CN"/>
        </w:rPr>
        <w:t>端口，如果遇到</w:t>
      </w:r>
      <w:r w:rsidR="004B1374">
        <w:rPr>
          <w:rFonts w:eastAsiaTheme="minorEastAsia" w:hint="eastAsia"/>
          <w:lang w:eastAsia="zh-CN"/>
        </w:rPr>
        <w:t>QOS</w:t>
      </w:r>
      <w:r w:rsidR="004B1374">
        <w:rPr>
          <w:rFonts w:eastAsiaTheme="minorEastAsia" w:hint="eastAsia"/>
          <w:lang w:eastAsia="zh-CN"/>
        </w:rPr>
        <w:t>值相同</w:t>
      </w:r>
      <w:r w:rsidR="004B1374">
        <w:rPr>
          <w:rFonts w:eastAsiaTheme="minorEastAsia"/>
          <w:lang w:eastAsia="zh-CN"/>
        </w:rPr>
        <w:t>的情况，那么就采用轮训的方式</w:t>
      </w:r>
      <w:r w:rsidR="004B1374">
        <w:rPr>
          <w:rFonts w:eastAsiaTheme="minorEastAsia" w:hint="eastAsia"/>
          <w:lang w:eastAsia="zh-CN"/>
        </w:rPr>
        <w:t>依次</w:t>
      </w:r>
      <w:r w:rsidR="004B1374">
        <w:rPr>
          <w:rFonts w:eastAsiaTheme="minorEastAsia"/>
          <w:lang w:eastAsia="zh-CN"/>
        </w:rPr>
        <w:t>执行。同时</w:t>
      </w:r>
      <w:r w:rsidR="004B1374">
        <w:rPr>
          <w:rFonts w:eastAsiaTheme="minorEastAsia" w:hint="eastAsia"/>
          <w:lang w:eastAsia="zh-CN"/>
        </w:rPr>
        <w:t>如果</w:t>
      </w:r>
      <w:r w:rsidR="004B1374">
        <w:rPr>
          <w:rFonts w:eastAsiaTheme="minorEastAsia"/>
          <w:lang w:eastAsia="zh-CN"/>
        </w:rPr>
        <w:t>一个低优先级的</w:t>
      </w:r>
      <w:r w:rsidR="004B1374">
        <w:rPr>
          <w:rFonts w:eastAsiaTheme="minorEastAsia"/>
          <w:lang w:eastAsia="zh-CN"/>
        </w:rPr>
        <w:t>Master</w:t>
      </w:r>
      <w:r w:rsidR="004B1374">
        <w:rPr>
          <w:rFonts w:eastAsiaTheme="minorEastAsia"/>
          <w:lang w:eastAsia="zh-CN"/>
        </w:rPr>
        <w:t>正在占用当前的</w:t>
      </w:r>
      <w:r w:rsidR="004B1374">
        <w:rPr>
          <w:rFonts w:eastAsiaTheme="minorEastAsia" w:hint="eastAsia"/>
          <w:lang w:eastAsia="zh-CN"/>
        </w:rPr>
        <w:t>DDR</w:t>
      </w:r>
      <w:r w:rsidR="004B1374">
        <w:rPr>
          <w:rFonts w:eastAsiaTheme="minorEastAsia" w:hint="eastAsia"/>
          <w:lang w:eastAsia="zh-CN"/>
        </w:rPr>
        <w:t>通道</w:t>
      </w:r>
      <w:r w:rsidR="004B1374">
        <w:rPr>
          <w:rFonts w:eastAsiaTheme="minorEastAsia"/>
          <w:lang w:eastAsia="zh-CN"/>
        </w:rPr>
        <w:t>，此时出现一个高优先级的进入等待</w:t>
      </w:r>
      <w:r w:rsidR="004B1374">
        <w:rPr>
          <w:rFonts w:eastAsiaTheme="minorEastAsia" w:hint="eastAsia"/>
          <w:lang w:eastAsia="zh-CN"/>
        </w:rPr>
        <w:t>状态</w:t>
      </w:r>
      <w:r w:rsidR="004B1374">
        <w:rPr>
          <w:rFonts w:eastAsiaTheme="minorEastAsia"/>
          <w:lang w:eastAsia="zh-CN"/>
        </w:rPr>
        <w:t>，那么也需要</w:t>
      </w:r>
      <w:proofErr w:type="gramStart"/>
      <w:r w:rsidR="004B1374">
        <w:rPr>
          <w:rFonts w:eastAsiaTheme="minorEastAsia"/>
          <w:lang w:eastAsia="zh-CN"/>
        </w:rPr>
        <w:t>等待低</w:t>
      </w:r>
      <w:proofErr w:type="gramEnd"/>
      <w:r w:rsidR="004B1374">
        <w:rPr>
          <w:rFonts w:eastAsiaTheme="minorEastAsia"/>
          <w:lang w:eastAsia="zh-CN"/>
        </w:rPr>
        <w:t>优先级的执行完毕，不会出现打断的情况。</w:t>
      </w:r>
    </w:p>
    <w:p w:rsidR="00AC59A0" w:rsidRDefault="00253DD8" w:rsidP="00AC59A0">
      <w:pPr>
        <w:pStyle w:val="4"/>
        <w:rPr>
          <w:lang w:eastAsia="zh-CN"/>
        </w:rPr>
      </w:pPr>
      <w:bookmarkStart w:id="19" w:name="_Toc524509123"/>
      <w:r>
        <w:rPr>
          <w:rFonts w:hint="eastAsia"/>
          <w:lang w:eastAsia="zh-CN"/>
        </w:rPr>
        <w:t>2.2</w:t>
      </w:r>
      <w:r w:rsidR="002F35E9">
        <w:rPr>
          <w:lang w:eastAsia="zh-CN"/>
        </w:rPr>
        <w:tab/>
        <w:t>QOS</w:t>
      </w:r>
      <w:r w:rsidR="002F35E9">
        <w:rPr>
          <w:rFonts w:hint="eastAsia"/>
          <w:lang w:eastAsia="zh-CN"/>
        </w:rPr>
        <w:t>阈值</w:t>
      </w:r>
      <w:r w:rsidR="002F35E9">
        <w:rPr>
          <w:lang w:eastAsia="zh-CN"/>
        </w:rPr>
        <w:t>urgent</w:t>
      </w:r>
      <w:r w:rsidR="002F35E9">
        <w:rPr>
          <w:rFonts w:hint="eastAsia"/>
          <w:lang w:eastAsia="zh-CN"/>
        </w:rPr>
        <w:t>产生</w:t>
      </w:r>
      <w:r w:rsidR="002F35E9">
        <w:rPr>
          <w:lang w:eastAsia="zh-CN"/>
        </w:rPr>
        <w:t>机制</w:t>
      </w:r>
      <w:bookmarkEnd w:id="19"/>
    </w:p>
    <w:p w:rsidR="002F35E9" w:rsidRDefault="002F35E9" w:rsidP="002F35E9">
      <w:pPr>
        <w:rPr>
          <w:rFonts w:eastAsia="新宋体"/>
          <w:noProof/>
          <w:lang w:eastAsia="zh-CN"/>
        </w:rPr>
      </w:pPr>
    </w:p>
    <w:p w:rsidR="002F35E9" w:rsidRDefault="002F35E9" w:rsidP="002F35E9">
      <w:pPr>
        <w:jc w:val="center"/>
        <w:rPr>
          <w:rFonts w:eastAsia="新宋体"/>
          <w:lang w:eastAsia="zh-CN"/>
        </w:rPr>
      </w:pPr>
      <w:r w:rsidRPr="002F35E9">
        <w:rPr>
          <w:rFonts w:eastAsia="新宋体"/>
          <w:noProof/>
          <w:lang w:eastAsia="zh-CN"/>
        </w:rPr>
        <w:drawing>
          <wp:inline distT="0" distB="0" distL="0" distR="0" wp14:anchorId="40A3382B" wp14:editId="50AEAB07">
            <wp:extent cx="4723075" cy="3505835"/>
            <wp:effectExtent l="0" t="0" r="1905" b="0"/>
            <wp:docPr id="4" name="图片 4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nghua.mai\AppData\Local\Tem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98"/>
                    <a:stretch/>
                  </pic:blipFill>
                  <pic:spPr bwMode="auto">
                    <a:xfrm>
                      <a:off x="0" y="0"/>
                      <a:ext cx="4723883" cy="35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9E1" w:rsidRDefault="002F35E9" w:rsidP="009E18BE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上图</w:t>
      </w:r>
      <w:r w:rsidR="00F869E1">
        <w:rPr>
          <w:rFonts w:eastAsia="新宋体" w:hint="eastAsia"/>
          <w:lang w:eastAsia="zh-CN"/>
        </w:rPr>
        <w:t>引用于</w:t>
      </w:r>
      <w:r w:rsidR="00F869E1">
        <w:rPr>
          <w:rFonts w:eastAsia="新宋体"/>
          <w:lang w:eastAsia="zh-CN"/>
        </w:rPr>
        <w:t>SharkL3</w:t>
      </w:r>
      <w:r>
        <w:rPr>
          <w:rFonts w:eastAsia="新宋体"/>
          <w:lang w:eastAsia="zh-CN"/>
        </w:rPr>
        <w:t>是一个典型的阈值产生机制</w:t>
      </w:r>
      <w:r>
        <w:rPr>
          <w:rFonts w:eastAsia="新宋体" w:hint="eastAsia"/>
          <w:lang w:eastAsia="zh-CN"/>
        </w:rPr>
        <w:t>框图</w:t>
      </w:r>
      <w:r>
        <w:rPr>
          <w:rFonts w:eastAsia="新宋体"/>
          <w:lang w:eastAsia="zh-CN"/>
        </w:rPr>
        <w:t>，</w:t>
      </w:r>
      <w:r w:rsidR="00F869E1">
        <w:rPr>
          <w:rFonts w:eastAsia="新宋体" w:hint="eastAsia"/>
          <w:lang w:eastAsia="zh-CN"/>
        </w:rPr>
        <w:t>其中</w:t>
      </w:r>
      <w:r>
        <w:rPr>
          <w:rFonts w:eastAsia="新宋体" w:hint="eastAsia"/>
          <w:lang w:eastAsia="zh-CN"/>
        </w:rPr>
        <w:t>subsys</w:t>
      </w:r>
      <w:r w:rsidR="00F869E1">
        <w:rPr>
          <w:rFonts w:eastAsia="新宋体" w:hint="eastAsia"/>
          <w:lang w:eastAsia="zh-CN"/>
        </w:rPr>
        <w:t>包含</w:t>
      </w:r>
      <w:r w:rsidR="00F869E1">
        <w:rPr>
          <w:rFonts w:eastAsia="新宋体"/>
          <w:lang w:eastAsia="zh-CN"/>
        </w:rPr>
        <w:t>多个</w:t>
      </w:r>
      <w:r w:rsidR="00F869E1">
        <w:rPr>
          <w:rFonts w:eastAsia="新宋体"/>
          <w:lang w:eastAsia="zh-CN"/>
        </w:rPr>
        <w:t>Master</w:t>
      </w:r>
      <w:r w:rsidR="00F869E1">
        <w:rPr>
          <w:rFonts w:eastAsia="新宋体" w:hint="eastAsia"/>
          <w:lang w:eastAsia="zh-CN"/>
        </w:rPr>
        <w:t>，</w:t>
      </w:r>
      <w:r w:rsidR="00F869E1">
        <w:rPr>
          <w:rFonts w:eastAsia="新宋体"/>
          <w:lang w:eastAsia="zh-CN"/>
        </w:rPr>
        <w:t>每个</w:t>
      </w:r>
      <w:r w:rsidR="00F869E1">
        <w:rPr>
          <w:rFonts w:eastAsia="新宋体"/>
          <w:lang w:eastAsia="zh-CN"/>
        </w:rPr>
        <w:t>Master</w:t>
      </w:r>
      <w:r w:rsidR="00F869E1">
        <w:rPr>
          <w:rFonts w:eastAsia="新宋体"/>
          <w:lang w:eastAsia="zh-CN"/>
        </w:rPr>
        <w:t>的</w:t>
      </w:r>
      <w:r w:rsidR="00F869E1">
        <w:rPr>
          <w:rFonts w:eastAsia="新宋体" w:hint="eastAsia"/>
          <w:lang w:eastAsia="zh-CN"/>
        </w:rPr>
        <w:t>QOS</w:t>
      </w:r>
      <w:r w:rsidR="00F869E1">
        <w:rPr>
          <w:rFonts w:eastAsia="新宋体" w:hint="eastAsia"/>
          <w:lang w:eastAsia="zh-CN"/>
        </w:rPr>
        <w:t>值</w:t>
      </w:r>
      <w:r w:rsidR="00F869E1">
        <w:rPr>
          <w:rFonts w:eastAsia="新宋体"/>
          <w:lang w:eastAsia="zh-CN"/>
        </w:rPr>
        <w:t>会传递给</w:t>
      </w:r>
      <w:r w:rsidR="00F869E1">
        <w:rPr>
          <w:rFonts w:eastAsia="新宋体"/>
          <w:lang w:eastAsia="zh-CN"/>
        </w:rPr>
        <w:t>Nic400_MTX</w:t>
      </w:r>
      <w:r w:rsidR="00F869E1">
        <w:rPr>
          <w:rFonts w:eastAsia="新宋体" w:hint="eastAsia"/>
          <w:lang w:eastAsia="zh-CN"/>
        </w:rPr>
        <w:t>并</w:t>
      </w:r>
      <w:r w:rsidR="00F869E1">
        <w:rPr>
          <w:rFonts w:eastAsia="新宋体"/>
          <w:lang w:eastAsia="zh-CN"/>
        </w:rPr>
        <w:t>同时传递给当前</w:t>
      </w:r>
      <w:r w:rsidR="00F869E1">
        <w:rPr>
          <w:rFonts w:eastAsia="新宋体" w:hint="eastAsia"/>
          <w:lang w:eastAsia="zh-CN"/>
        </w:rPr>
        <w:t>subsys</w:t>
      </w:r>
      <w:r w:rsidR="00F869E1">
        <w:rPr>
          <w:rFonts w:eastAsia="新宋体" w:hint="eastAsia"/>
          <w:lang w:eastAsia="zh-CN"/>
        </w:rPr>
        <w:t>的</w:t>
      </w:r>
      <w:r w:rsidR="00F869E1">
        <w:rPr>
          <w:rFonts w:eastAsia="新宋体" w:hint="eastAsia"/>
          <w:lang w:eastAsia="zh-CN"/>
        </w:rPr>
        <w:t>urgen</w:t>
      </w:r>
      <w:r w:rsidR="00F869E1">
        <w:rPr>
          <w:rFonts w:eastAsia="新宋体" w:hint="eastAsia"/>
          <w:lang w:eastAsia="zh-CN"/>
        </w:rPr>
        <w:t>产生</w:t>
      </w:r>
      <w:r w:rsidR="00F869E1">
        <w:rPr>
          <w:rFonts w:eastAsia="新宋体"/>
          <w:lang w:eastAsia="zh-CN"/>
        </w:rPr>
        <w:t>模块。</w:t>
      </w:r>
      <w:r w:rsidR="00F869E1">
        <w:rPr>
          <w:rFonts w:eastAsia="新宋体" w:hint="eastAsia"/>
          <w:lang w:eastAsia="zh-CN"/>
        </w:rPr>
        <w:t>每个</w:t>
      </w:r>
      <w:r w:rsidR="00F869E1">
        <w:rPr>
          <w:rFonts w:eastAsia="新宋体" w:hint="eastAsia"/>
          <w:lang w:eastAsia="zh-CN"/>
        </w:rPr>
        <w:t>subsys</w:t>
      </w:r>
      <w:r w:rsidR="00F869E1">
        <w:rPr>
          <w:rFonts w:eastAsia="新宋体" w:hint="eastAsia"/>
          <w:lang w:eastAsia="zh-CN"/>
        </w:rPr>
        <w:t>的</w:t>
      </w:r>
      <w:r w:rsidR="00F869E1">
        <w:rPr>
          <w:rFonts w:eastAsia="新宋体"/>
          <w:lang w:eastAsia="zh-CN"/>
        </w:rPr>
        <w:t>Nic400_MTX</w:t>
      </w:r>
      <w:r w:rsidR="00F869E1">
        <w:rPr>
          <w:rFonts w:eastAsia="新宋体" w:hint="eastAsia"/>
          <w:lang w:eastAsia="zh-CN"/>
        </w:rPr>
        <w:t>会</w:t>
      </w:r>
      <w:r w:rsidR="00F869E1">
        <w:rPr>
          <w:rFonts w:eastAsia="新宋体"/>
          <w:lang w:eastAsia="zh-CN"/>
        </w:rPr>
        <w:t>根据传递过来的</w:t>
      </w:r>
      <w:r w:rsidR="00F869E1">
        <w:rPr>
          <w:rFonts w:eastAsia="新宋体" w:hint="eastAsia"/>
          <w:lang w:eastAsia="zh-CN"/>
        </w:rPr>
        <w:t>QOS</w:t>
      </w:r>
      <w:r w:rsidR="00F869E1">
        <w:rPr>
          <w:rFonts w:eastAsia="新宋体" w:hint="eastAsia"/>
          <w:lang w:eastAsia="zh-CN"/>
        </w:rPr>
        <w:t>值</w:t>
      </w:r>
      <w:r w:rsidR="00F869E1">
        <w:rPr>
          <w:rFonts w:eastAsia="新宋体"/>
          <w:lang w:eastAsia="zh-CN"/>
        </w:rPr>
        <w:t>进行传</w:t>
      </w:r>
      <w:r w:rsidR="00F869E1">
        <w:rPr>
          <w:rFonts w:eastAsia="新宋体"/>
          <w:lang w:eastAsia="zh-CN"/>
        </w:rPr>
        <w:lastRenderedPageBreak/>
        <w:t>递，高优先级的会</w:t>
      </w:r>
      <w:r w:rsidR="00F869E1">
        <w:rPr>
          <w:rFonts w:eastAsia="新宋体" w:hint="eastAsia"/>
          <w:lang w:eastAsia="zh-CN"/>
        </w:rPr>
        <w:t>优先</w:t>
      </w:r>
      <w:r w:rsidR="00F869E1">
        <w:rPr>
          <w:rFonts w:eastAsia="新宋体"/>
          <w:lang w:eastAsia="zh-CN"/>
        </w:rPr>
        <w:t>有效</w:t>
      </w:r>
      <w:r w:rsidR="000E4A4F">
        <w:rPr>
          <w:rFonts w:eastAsia="新宋体" w:hint="eastAsia"/>
          <w:lang w:eastAsia="zh-CN"/>
        </w:rPr>
        <w:t>，</w:t>
      </w:r>
      <w:r w:rsidR="000E4A4F">
        <w:rPr>
          <w:rFonts w:eastAsia="新宋体"/>
          <w:lang w:eastAsia="zh-CN"/>
        </w:rPr>
        <w:t>如果</w:t>
      </w:r>
      <w:r w:rsidR="000E4A4F">
        <w:rPr>
          <w:rFonts w:eastAsia="新宋体" w:hint="eastAsia"/>
          <w:lang w:eastAsia="zh-CN"/>
        </w:rPr>
        <w:t>Master</w:t>
      </w:r>
      <w:r w:rsidR="000E4A4F">
        <w:rPr>
          <w:rFonts w:eastAsia="新宋体"/>
          <w:lang w:eastAsia="zh-CN"/>
        </w:rPr>
        <w:t>优先级相同，那么采用轮训的方式进行选择。</w:t>
      </w:r>
    </w:p>
    <w:p w:rsidR="00717ABC" w:rsidRDefault="00717ABC" w:rsidP="009E18BE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 w:rsidR="00FF7E72">
        <w:rPr>
          <w:rFonts w:eastAsia="新宋体" w:hint="eastAsia"/>
          <w:lang w:eastAsia="zh-CN"/>
        </w:rPr>
        <w:t>一些</w:t>
      </w:r>
      <w:r>
        <w:rPr>
          <w:rFonts w:eastAsia="新宋体"/>
          <w:lang w:eastAsia="zh-CN"/>
        </w:rPr>
        <w:t>Master</w:t>
      </w:r>
      <w:r>
        <w:rPr>
          <w:rFonts w:eastAsia="新宋体"/>
          <w:lang w:eastAsia="zh-CN"/>
        </w:rPr>
        <w:t>都会配置两种不同的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值</w:t>
      </w:r>
      <w:r>
        <w:rPr>
          <w:rFonts w:eastAsia="新宋体"/>
          <w:lang w:eastAsia="zh-CN"/>
        </w:rPr>
        <w:t>，</w:t>
      </w:r>
      <w:r>
        <w:rPr>
          <w:rFonts w:eastAsia="新宋体" w:hint="eastAsia"/>
          <w:lang w:eastAsia="zh-CN"/>
        </w:rPr>
        <w:t>分为</w:t>
      </w:r>
      <w:r>
        <w:rPr>
          <w:rFonts w:eastAsia="新宋体" w:hint="eastAsia"/>
          <w:lang w:eastAsia="zh-CN"/>
        </w:rPr>
        <w:t>HIGH</w:t>
      </w:r>
      <w:r>
        <w:rPr>
          <w:rFonts w:eastAsia="新宋体" w:hint="eastAsia"/>
          <w:lang w:eastAsia="zh-CN"/>
        </w:rPr>
        <w:t>和</w:t>
      </w:r>
      <w:r>
        <w:rPr>
          <w:rFonts w:eastAsia="新宋体" w:hint="eastAsia"/>
          <w:lang w:eastAsia="zh-CN"/>
        </w:rPr>
        <w:t>LOW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在一般的情况下采用</w:t>
      </w:r>
      <w:r>
        <w:rPr>
          <w:rFonts w:eastAsia="新宋体"/>
          <w:lang w:eastAsia="zh-CN"/>
        </w:rPr>
        <w:t>Low</w:t>
      </w:r>
      <w:r>
        <w:rPr>
          <w:rFonts w:eastAsia="新宋体"/>
          <w:lang w:eastAsia="zh-CN"/>
        </w:rPr>
        <w:t>优先级，什么时候切换为</w:t>
      </w:r>
      <w:r>
        <w:rPr>
          <w:rFonts w:eastAsia="新宋体" w:hint="eastAsia"/>
          <w:lang w:eastAsia="zh-CN"/>
        </w:rPr>
        <w:t>HIGH</w:t>
      </w:r>
      <w:r>
        <w:rPr>
          <w:rFonts w:eastAsia="新宋体" w:hint="eastAsia"/>
          <w:lang w:eastAsia="zh-CN"/>
        </w:rPr>
        <w:t>则</w:t>
      </w:r>
      <w:r>
        <w:rPr>
          <w:rFonts w:eastAsia="新宋体"/>
          <w:lang w:eastAsia="zh-CN"/>
        </w:rPr>
        <w:t>为</w:t>
      </w:r>
      <w:r>
        <w:rPr>
          <w:rFonts w:eastAsia="新宋体" w:hint="eastAsia"/>
          <w:lang w:eastAsia="zh-CN"/>
        </w:rPr>
        <w:t>MASTER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内部</w:t>
      </w:r>
      <w:r>
        <w:rPr>
          <w:rFonts w:eastAsia="新宋体" w:hint="eastAsia"/>
          <w:lang w:eastAsia="zh-CN"/>
        </w:rPr>
        <w:t>IP</w:t>
      </w:r>
      <w:r>
        <w:rPr>
          <w:rFonts w:eastAsia="新宋体" w:hint="eastAsia"/>
          <w:lang w:eastAsia="zh-CN"/>
        </w:rPr>
        <w:t>自己</w:t>
      </w:r>
      <w:r>
        <w:rPr>
          <w:rFonts w:eastAsia="新宋体"/>
          <w:lang w:eastAsia="zh-CN"/>
        </w:rPr>
        <w:t>根据情况切换。</w:t>
      </w:r>
    </w:p>
    <w:p w:rsidR="00AC59A0" w:rsidRDefault="00F869E1" w:rsidP="009E18BE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当有</w:t>
      </w:r>
      <w:r>
        <w:rPr>
          <w:rFonts w:eastAsia="新宋体" w:hint="eastAsia"/>
          <w:lang w:eastAsia="zh-CN"/>
        </w:rPr>
        <w:t>master</w:t>
      </w:r>
      <w:r>
        <w:rPr>
          <w:rFonts w:eastAsia="新宋体" w:hint="eastAsia"/>
          <w:lang w:eastAsia="zh-CN"/>
        </w:rPr>
        <w:t>的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超过了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阈值</w:t>
      </w:r>
      <w:r>
        <w:rPr>
          <w:rFonts w:eastAsia="新宋体"/>
          <w:lang w:eastAsia="zh-CN"/>
        </w:rPr>
        <w:t>寄存器设置的</w:t>
      </w:r>
      <w:r>
        <w:rPr>
          <w:rFonts w:eastAsia="新宋体" w:hint="eastAsia"/>
          <w:lang w:eastAsia="zh-CN"/>
        </w:rPr>
        <w:t>value</w:t>
      </w:r>
      <w:r>
        <w:rPr>
          <w:rFonts w:eastAsia="新宋体" w:hint="eastAsia"/>
          <w:lang w:eastAsia="zh-CN"/>
        </w:rPr>
        <w:t>时</w:t>
      </w:r>
      <w:r>
        <w:rPr>
          <w:rFonts w:eastAsia="新宋体"/>
          <w:lang w:eastAsia="zh-CN"/>
        </w:rPr>
        <w:t>，那么</w:t>
      </w:r>
      <w:r>
        <w:rPr>
          <w:rFonts w:eastAsia="新宋体" w:hint="eastAsia"/>
          <w:lang w:eastAsia="zh-CN"/>
        </w:rPr>
        <w:t>整个</w:t>
      </w:r>
      <w:r>
        <w:rPr>
          <w:rFonts w:eastAsia="新宋体" w:hint="eastAsia"/>
          <w:lang w:eastAsia="zh-CN"/>
        </w:rPr>
        <w:t>subsys</w:t>
      </w:r>
      <w:r>
        <w:rPr>
          <w:rFonts w:eastAsia="新宋体" w:hint="eastAsia"/>
          <w:lang w:eastAsia="zh-CN"/>
        </w:rPr>
        <w:t>就会</w:t>
      </w:r>
      <w:r>
        <w:rPr>
          <w:rFonts w:eastAsia="新宋体"/>
          <w:lang w:eastAsia="zh-CN"/>
        </w:rPr>
        <w:t>发出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信号</w:t>
      </w:r>
      <w:r>
        <w:rPr>
          <w:rFonts w:eastAsia="新宋体"/>
          <w:lang w:eastAsia="zh-CN"/>
        </w:rPr>
        <w:t>，</w:t>
      </w:r>
      <w:r>
        <w:rPr>
          <w:rFonts w:eastAsia="新宋体" w:hint="eastAsia"/>
          <w:lang w:eastAsia="zh-CN"/>
        </w:rPr>
        <w:t>该</w:t>
      </w:r>
      <w:r>
        <w:rPr>
          <w:rFonts w:eastAsia="新宋体"/>
          <w:lang w:eastAsia="zh-CN"/>
        </w:rPr>
        <w:t>信号会</w:t>
      </w:r>
      <w:r>
        <w:rPr>
          <w:rFonts w:eastAsia="新宋体" w:hint="eastAsia"/>
          <w:lang w:eastAsia="zh-CN"/>
        </w:rPr>
        <w:t>直接</w:t>
      </w:r>
      <w:r>
        <w:rPr>
          <w:rFonts w:eastAsia="新宋体"/>
          <w:lang w:eastAsia="zh-CN"/>
        </w:rPr>
        <w:t>传递给</w:t>
      </w:r>
      <w:r>
        <w:rPr>
          <w:rFonts w:eastAsia="新宋体" w:hint="eastAsia"/>
          <w:lang w:eastAsia="zh-CN"/>
        </w:rPr>
        <w:t>PUB</w:t>
      </w:r>
      <w:r>
        <w:rPr>
          <w:rFonts w:eastAsia="新宋体" w:hint="eastAsia"/>
          <w:lang w:eastAsia="zh-CN"/>
        </w:rPr>
        <w:t>当中</w:t>
      </w:r>
      <w:r>
        <w:rPr>
          <w:rFonts w:eastAsia="新宋体"/>
          <w:lang w:eastAsia="zh-CN"/>
        </w:rPr>
        <w:t>相应的端口上，</w:t>
      </w:r>
      <w:r w:rsidR="0096721A">
        <w:rPr>
          <w:rFonts w:eastAsia="新宋体" w:hint="eastAsia"/>
          <w:lang w:eastAsia="zh-CN"/>
        </w:rPr>
        <w:t>PUB</w:t>
      </w:r>
      <w:r w:rsidR="0096721A">
        <w:rPr>
          <w:rFonts w:eastAsia="新宋体" w:hint="eastAsia"/>
          <w:lang w:eastAsia="zh-CN"/>
        </w:rPr>
        <w:t>在</w:t>
      </w:r>
      <w:r w:rsidR="0096721A">
        <w:rPr>
          <w:rFonts w:eastAsia="新宋体"/>
          <w:lang w:eastAsia="zh-CN"/>
        </w:rPr>
        <w:t>收到这个信号</w:t>
      </w:r>
      <w:r w:rsidR="00B439C0">
        <w:rPr>
          <w:rFonts w:eastAsia="新宋体" w:hint="eastAsia"/>
          <w:lang w:eastAsia="zh-CN"/>
        </w:rPr>
        <w:t>针对</w:t>
      </w:r>
      <w:r w:rsidR="00B439C0">
        <w:rPr>
          <w:rFonts w:eastAsia="新宋体" w:hint="eastAsia"/>
          <w:lang w:eastAsia="zh-CN"/>
        </w:rPr>
        <w:t>QOS</w:t>
      </w:r>
      <w:r w:rsidR="0096721A">
        <w:rPr>
          <w:rFonts w:eastAsia="新宋体"/>
          <w:lang w:eastAsia="zh-CN"/>
        </w:rPr>
        <w:t>会有两种选择</w:t>
      </w:r>
      <w:r w:rsidR="0096721A">
        <w:rPr>
          <w:rFonts w:eastAsia="新宋体" w:hint="eastAsia"/>
          <w:lang w:eastAsia="zh-CN"/>
        </w:rPr>
        <w:t>1</w:t>
      </w:r>
      <w:r w:rsidR="0096721A">
        <w:rPr>
          <w:rFonts w:eastAsia="新宋体" w:hint="eastAsia"/>
          <w:lang w:eastAsia="zh-CN"/>
        </w:rPr>
        <w:t>、</w:t>
      </w:r>
      <w:r w:rsidR="0096721A">
        <w:rPr>
          <w:rFonts w:eastAsia="新宋体" w:hint="eastAsia"/>
          <w:lang w:eastAsia="zh-CN"/>
        </w:rPr>
        <w:t>QOS</w:t>
      </w:r>
      <w:r w:rsidR="0096721A">
        <w:rPr>
          <w:rFonts w:eastAsia="新宋体" w:hint="eastAsia"/>
          <w:lang w:eastAsia="zh-CN"/>
        </w:rPr>
        <w:t>直接</w:t>
      </w:r>
      <w:r w:rsidR="0096721A">
        <w:rPr>
          <w:rFonts w:eastAsia="新宋体"/>
          <w:lang w:eastAsia="zh-CN"/>
        </w:rPr>
        <w:t>使用</w:t>
      </w:r>
      <w:r w:rsidR="0096721A">
        <w:rPr>
          <w:rFonts w:eastAsia="新宋体" w:hint="eastAsia"/>
          <w:lang w:eastAsia="zh-CN"/>
        </w:rPr>
        <w:t>PUB</w:t>
      </w:r>
      <w:r w:rsidR="0096721A">
        <w:rPr>
          <w:rFonts w:eastAsia="新宋体" w:hint="eastAsia"/>
          <w:lang w:eastAsia="zh-CN"/>
        </w:rPr>
        <w:t>上</w:t>
      </w:r>
      <w:r w:rsidR="0096721A">
        <w:rPr>
          <w:rFonts w:eastAsia="新宋体"/>
          <w:lang w:eastAsia="zh-CN"/>
        </w:rPr>
        <w:t>配置的，整个</w:t>
      </w:r>
      <w:r w:rsidR="0096721A">
        <w:rPr>
          <w:rFonts w:eastAsia="新宋体" w:hint="eastAsia"/>
          <w:lang w:eastAsia="zh-CN"/>
        </w:rPr>
        <w:t>port</w:t>
      </w:r>
      <w:r w:rsidR="0096721A">
        <w:rPr>
          <w:rFonts w:eastAsia="新宋体" w:hint="eastAsia"/>
          <w:lang w:eastAsia="zh-CN"/>
        </w:rPr>
        <w:t>端口</w:t>
      </w:r>
      <w:r w:rsidR="0096721A">
        <w:rPr>
          <w:rFonts w:eastAsia="新宋体"/>
          <w:lang w:eastAsia="zh-CN"/>
        </w:rPr>
        <w:t>的优先级都将会被抬高（</w:t>
      </w:r>
      <w:r w:rsidR="0096721A">
        <w:rPr>
          <w:rFonts w:eastAsia="新宋体" w:hint="eastAsia"/>
          <w:lang w:eastAsia="zh-CN"/>
        </w:rPr>
        <w:t>一般</w:t>
      </w:r>
      <w:r w:rsidR="0096721A">
        <w:rPr>
          <w:rFonts w:eastAsia="新宋体" w:hint="eastAsia"/>
          <w:lang w:eastAsia="zh-CN"/>
        </w:rPr>
        <w:t>PUB</w:t>
      </w:r>
      <w:r w:rsidR="0096721A">
        <w:rPr>
          <w:rFonts w:eastAsia="新宋体" w:hint="eastAsia"/>
          <w:lang w:eastAsia="zh-CN"/>
        </w:rPr>
        <w:t>的</w:t>
      </w:r>
      <w:r w:rsidR="0096721A">
        <w:rPr>
          <w:rFonts w:eastAsia="新宋体" w:hint="eastAsia"/>
          <w:lang w:eastAsia="zh-CN"/>
        </w:rPr>
        <w:t>QOS</w:t>
      </w:r>
      <w:r w:rsidR="00FF7E72">
        <w:rPr>
          <w:rFonts w:eastAsia="新宋体" w:hint="eastAsia"/>
          <w:lang w:eastAsia="zh-CN"/>
        </w:rPr>
        <w:t>都跟</w:t>
      </w:r>
      <w:r w:rsidR="0096721A">
        <w:rPr>
          <w:rFonts w:eastAsia="新宋体" w:hint="eastAsia"/>
          <w:lang w:eastAsia="zh-CN"/>
        </w:rPr>
        <w:t>master</w:t>
      </w:r>
      <w:r w:rsidR="0096721A">
        <w:rPr>
          <w:rFonts w:eastAsia="新宋体" w:hint="eastAsia"/>
          <w:lang w:eastAsia="zh-CN"/>
        </w:rPr>
        <w:t>设置</w:t>
      </w:r>
      <w:r w:rsidR="00FF7E72">
        <w:rPr>
          <w:rFonts w:eastAsia="新宋体" w:hint="eastAsia"/>
          <w:lang w:eastAsia="zh-CN"/>
        </w:rPr>
        <w:t>的</w:t>
      </w:r>
      <w:r w:rsidR="00FF7E72">
        <w:rPr>
          <w:rFonts w:eastAsia="新宋体" w:hint="eastAsia"/>
          <w:lang w:eastAsia="zh-CN"/>
        </w:rPr>
        <w:t>QOS</w:t>
      </w:r>
      <w:r w:rsidR="00FF7E72">
        <w:rPr>
          <w:rFonts w:eastAsia="新宋体" w:hint="eastAsia"/>
          <w:lang w:eastAsia="zh-CN"/>
        </w:rPr>
        <w:t>相同</w:t>
      </w:r>
      <w:r w:rsidR="0096721A">
        <w:rPr>
          <w:rFonts w:eastAsia="新宋体"/>
          <w:lang w:eastAsia="zh-CN"/>
        </w:rPr>
        <w:t>，</w:t>
      </w:r>
      <w:r w:rsidR="00FF7E72">
        <w:rPr>
          <w:rFonts w:eastAsia="新宋体" w:hint="eastAsia"/>
          <w:lang w:eastAsia="zh-CN"/>
        </w:rPr>
        <w:t>保证不会</w:t>
      </w:r>
      <w:r w:rsidR="0096721A">
        <w:rPr>
          <w:rFonts w:eastAsia="新宋体"/>
          <w:lang w:eastAsia="zh-CN"/>
        </w:rPr>
        <w:t>出现</w:t>
      </w:r>
      <w:r w:rsidR="0096721A">
        <w:rPr>
          <w:rFonts w:eastAsia="新宋体" w:hint="eastAsia"/>
          <w:lang w:eastAsia="zh-CN"/>
        </w:rPr>
        <w:t>优先级</w:t>
      </w:r>
      <w:r w:rsidR="00FF7E72">
        <w:rPr>
          <w:rFonts w:eastAsia="新宋体"/>
          <w:lang w:eastAsia="zh-CN"/>
        </w:rPr>
        <w:t>反转</w:t>
      </w:r>
      <w:r w:rsidR="0096721A">
        <w:rPr>
          <w:rFonts w:eastAsia="新宋体"/>
          <w:lang w:eastAsia="zh-CN"/>
        </w:rPr>
        <w:t>）</w:t>
      </w:r>
      <w:r w:rsidR="00B439C0">
        <w:rPr>
          <w:rFonts w:eastAsia="新宋体" w:hint="eastAsia"/>
          <w:lang w:eastAsia="zh-CN"/>
        </w:rPr>
        <w:t>2</w:t>
      </w:r>
      <w:r w:rsidR="00B439C0">
        <w:rPr>
          <w:rFonts w:eastAsia="新宋体" w:hint="eastAsia"/>
          <w:lang w:eastAsia="zh-CN"/>
        </w:rPr>
        <w:t>、继续</w:t>
      </w:r>
      <w:r w:rsidR="00B439C0">
        <w:rPr>
          <w:rFonts w:eastAsia="新宋体"/>
          <w:lang w:eastAsia="zh-CN"/>
        </w:rPr>
        <w:t>采用</w:t>
      </w:r>
      <w:r w:rsidR="00B439C0">
        <w:rPr>
          <w:rFonts w:eastAsia="新宋体" w:hint="eastAsia"/>
          <w:lang w:eastAsia="zh-CN"/>
        </w:rPr>
        <w:t>QOS</w:t>
      </w:r>
      <w:r w:rsidR="00B439C0">
        <w:rPr>
          <w:rFonts w:eastAsia="新宋体" w:hint="eastAsia"/>
          <w:lang w:eastAsia="zh-CN"/>
        </w:rPr>
        <w:t>传递</w:t>
      </w:r>
      <w:r w:rsidR="00B439C0">
        <w:rPr>
          <w:rFonts w:eastAsia="新宋体"/>
          <w:lang w:eastAsia="zh-CN"/>
        </w:rPr>
        <w:t>过来的</w:t>
      </w:r>
      <w:r w:rsidR="00B439C0">
        <w:rPr>
          <w:rFonts w:eastAsia="新宋体" w:hint="eastAsia"/>
          <w:lang w:eastAsia="zh-CN"/>
        </w:rPr>
        <w:t>QOS</w:t>
      </w:r>
      <w:r w:rsidR="00B439C0">
        <w:rPr>
          <w:rFonts w:eastAsia="新宋体" w:hint="eastAsia"/>
          <w:lang w:eastAsia="zh-CN"/>
        </w:rPr>
        <w:t>。</w:t>
      </w:r>
      <w:r w:rsidR="00B439C0">
        <w:rPr>
          <w:rFonts w:eastAsia="新宋体"/>
          <w:lang w:eastAsia="zh-CN"/>
        </w:rPr>
        <w:t>两种</w:t>
      </w:r>
      <w:r w:rsidR="00B439C0">
        <w:rPr>
          <w:rFonts w:eastAsia="新宋体" w:hint="eastAsia"/>
          <w:lang w:eastAsia="zh-CN"/>
        </w:rPr>
        <w:t>方式</w:t>
      </w:r>
      <w:r w:rsidR="00B439C0">
        <w:rPr>
          <w:rFonts w:eastAsia="新宋体"/>
          <w:lang w:eastAsia="zh-CN"/>
        </w:rPr>
        <w:t>的选择是根据</w:t>
      </w:r>
      <w:r w:rsidR="00B439C0">
        <w:rPr>
          <w:rFonts w:eastAsia="新宋体" w:hint="eastAsia"/>
          <w:lang w:eastAsia="zh-CN"/>
        </w:rPr>
        <w:t>PUB</w:t>
      </w:r>
      <w:r w:rsidR="00717ABC">
        <w:rPr>
          <w:rFonts w:eastAsia="新宋体" w:hint="eastAsia"/>
          <w:lang w:eastAsia="zh-CN"/>
        </w:rPr>
        <w:t>寄存器</w:t>
      </w:r>
      <w:r w:rsidR="00717ABC">
        <w:rPr>
          <w:rFonts w:eastAsia="新宋体"/>
          <w:lang w:eastAsia="zh-CN"/>
        </w:rPr>
        <w:t>配置</w:t>
      </w:r>
      <w:r w:rsidR="00B439C0">
        <w:rPr>
          <w:rFonts w:eastAsia="新宋体" w:hint="eastAsia"/>
          <w:lang w:eastAsia="zh-CN"/>
        </w:rPr>
        <w:t>决定</w:t>
      </w:r>
      <w:r w:rsidR="00253DD8">
        <w:rPr>
          <w:rFonts w:eastAsia="新宋体" w:hint="eastAsia"/>
          <w:lang w:eastAsia="zh-CN"/>
        </w:rPr>
        <w:t>（</w:t>
      </w:r>
      <w:r w:rsidR="00253DD8">
        <w:rPr>
          <w:rFonts w:eastAsia="新宋体" w:hint="eastAsia"/>
          <w:lang w:eastAsia="zh-CN"/>
        </w:rPr>
        <w:t>sharkl5</w:t>
      </w:r>
      <w:r w:rsidR="00253DD8">
        <w:rPr>
          <w:rFonts w:eastAsia="新宋体" w:hint="eastAsia"/>
          <w:lang w:eastAsia="zh-CN"/>
        </w:rPr>
        <w:t>，</w:t>
      </w:r>
      <w:r w:rsidR="00253DD8">
        <w:rPr>
          <w:rFonts w:eastAsia="新宋体"/>
          <w:lang w:eastAsia="zh-CN"/>
        </w:rPr>
        <w:t>其他项目不确定，默认采用</w:t>
      </w:r>
      <w:r w:rsidR="00253DD8">
        <w:rPr>
          <w:rFonts w:eastAsia="新宋体" w:hint="eastAsia"/>
          <w:lang w:eastAsia="zh-CN"/>
        </w:rPr>
        <w:t>PUB</w:t>
      </w:r>
      <w:r w:rsidR="00253DD8">
        <w:rPr>
          <w:rFonts w:eastAsia="新宋体" w:hint="eastAsia"/>
          <w:lang w:eastAsia="zh-CN"/>
        </w:rPr>
        <w:t>的</w:t>
      </w:r>
      <w:r w:rsidR="00253DD8">
        <w:rPr>
          <w:rFonts w:eastAsia="新宋体" w:hint="eastAsia"/>
          <w:lang w:eastAsia="zh-CN"/>
        </w:rPr>
        <w:t>QOS</w:t>
      </w:r>
      <w:r w:rsidR="00253DD8">
        <w:rPr>
          <w:rFonts w:eastAsia="新宋体" w:hint="eastAsia"/>
          <w:lang w:eastAsia="zh-CN"/>
        </w:rPr>
        <w:t>生效，</w:t>
      </w:r>
      <w:r w:rsidR="00253DD8">
        <w:rPr>
          <w:rFonts w:eastAsia="新宋体"/>
          <w:lang w:eastAsia="zh-CN"/>
        </w:rPr>
        <w:t>以此来抬高</w:t>
      </w:r>
      <w:r w:rsidR="00FF7E72">
        <w:rPr>
          <w:rFonts w:eastAsia="新宋体" w:hint="eastAsia"/>
          <w:lang w:eastAsia="zh-CN"/>
        </w:rPr>
        <w:t>P</w:t>
      </w:r>
      <w:r w:rsidR="00FF7E72">
        <w:rPr>
          <w:rFonts w:eastAsia="新宋体"/>
          <w:lang w:eastAsia="zh-CN"/>
        </w:rPr>
        <w:t>ort</w:t>
      </w:r>
      <w:r w:rsidR="00253DD8">
        <w:rPr>
          <w:rFonts w:eastAsia="新宋体" w:hint="eastAsia"/>
          <w:lang w:eastAsia="zh-CN"/>
        </w:rPr>
        <w:t>的</w:t>
      </w:r>
      <w:r w:rsidR="00253DD8">
        <w:rPr>
          <w:rFonts w:eastAsia="新宋体"/>
          <w:lang w:eastAsia="zh-CN"/>
        </w:rPr>
        <w:t>优先级</w:t>
      </w:r>
      <w:r w:rsidR="00253DD8">
        <w:rPr>
          <w:rFonts w:eastAsia="新宋体" w:hint="eastAsia"/>
          <w:lang w:eastAsia="zh-CN"/>
        </w:rPr>
        <w:t>）</w:t>
      </w:r>
      <w:r w:rsidR="00B439C0">
        <w:rPr>
          <w:rFonts w:eastAsia="新宋体" w:hint="eastAsia"/>
          <w:lang w:eastAsia="zh-CN"/>
        </w:rPr>
        <w:t>。</w:t>
      </w:r>
    </w:p>
    <w:p w:rsidR="00717ABC" w:rsidRDefault="00717ABC" w:rsidP="009E18BE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根据</w:t>
      </w:r>
      <w:r>
        <w:rPr>
          <w:rFonts w:eastAsia="新宋体"/>
          <w:lang w:eastAsia="zh-CN"/>
        </w:rPr>
        <w:t>上图圈出的部分，每个</w:t>
      </w:r>
      <w:r>
        <w:rPr>
          <w:rFonts w:eastAsia="新宋体" w:hint="eastAsia"/>
          <w:lang w:eastAsia="zh-CN"/>
        </w:rPr>
        <w:t>PORT</w:t>
      </w:r>
      <w:r>
        <w:rPr>
          <w:rFonts w:eastAsia="新宋体" w:hint="eastAsia"/>
          <w:lang w:eastAsia="zh-CN"/>
        </w:rPr>
        <w:t>都会</w:t>
      </w:r>
      <w:r>
        <w:rPr>
          <w:rFonts w:eastAsia="新宋体"/>
          <w:lang w:eastAsia="zh-CN"/>
        </w:rPr>
        <w:t>有类似的</w:t>
      </w:r>
      <w:r>
        <w:rPr>
          <w:rFonts w:eastAsia="新宋体" w:hint="eastAsia"/>
          <w:lang w:eastAsia="zh-CN"/>
        </w:rPr>
        <w:t>CMD FIFO</w:t>
      </w:r>
      <w:r>
        <w:rPr>
          <w:rFonts w:eastAsia="新宋体" w:hint="eastAsia"/>
          <w:lang w:eastAsia="zh-CN"/>
        </w:rPr>
        <w:t>进行</w:t>
      </w:r>
      <w:r>
        <w:rPr>
          <w:rFonts w:eastAsia="新宋体"/>
          <w:lang w:eastAsia="zh-CN"/>
        </w:rPr>
        <w:t>指令的排队，当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被</w:t>
      </w:r>
      <w:r>
        <w:rPr>
          <w:rFonts w:eastAsia="新宋体"/>
          <w:lang w:eastAsia="zh-CN"/>
        </w:rPr>
        <w:t>拉起的时候，那么当前</w:t>
      </w:r>
      <w:r>
        <w:rPr>
          <w:rFonts w:eastAsia="新宋体" w:hint="eastAsia"/>
          <w:lang w:eastAsia="zh-CN"/>
        </w:rPr>
        <w:t>被</w:t>
      </w:r>
      <w:r>
        <w:rPr>
          <w:rFonts w:eastAsia="新宋体"/>
          <w:lang w:eastAsia="zh-CN"/>
        </w:rPr>
        <w:t>拉起的访问就会绕过该</w:t>
      </w:r>
      <w:r>
        <w:rPr>
          <w:rFonts w:eastAsia="新宋体" w:hint="eastAsia"/>
          <w:lang w:eastAsia="zh-CN"/>
        </w:rPr>
        <w:t>FIFO</w:t>
      </w:r>
      <w:r>
        <w:rPr>
          <w:rFonts w:eastAsia="新宋体" w:hint="eastAsia"/>
          <w:lang w:eastAsia="zh-CN"/>
        </w:rPr>
        <w:t>直接</w:t>
      </w:r>
      <w:r>
        <w:rPr>
          <w:rFonts w:eastAsia="新宋体"/>
          <w:lang w:eastAsia="zh-CN"/>
        </w:rPr>
        <w:t>传递给仲裁器</w:t>
      </w:r>
      <w:r w:rsidR="002373D0">
        <w:rPr>
          <w:rFonts w:eastAsia="新宋体" w:hint="eastAsia"/>
          <w:lang w:eastAsia="zh-CN"/>
        </w:rPr>
        <w:t>。</w:t>
      </w:r>
    </w:p>
    <w:p w:rsidR="002373D0" w:rsidRPr="002373D0" w:rsidRDefault="002373D0" w:rsidP="002373D0">
      <w:pPr>
        <w:pStyle w:val="4"/>
        <w:rPr>
          <w:lang w:eastAsia="zh-CN"/>
        </w:rPr>
      </w:pPr>
      <w:bookmarkStart w:id="20" w:name="_Toc524509124"/>
      <w:r w:rsidRPr="002373D0">
        <w:rPr>
          <w:rFonts w:hint="eastAsia"/>
          <w:lang w:eastAsia="zh-CN"/>
        </w:rPr>
        <w:t>2</w:t>
      </w:r>
      <w:r w:rsidRPr="002373D0">
        <w:rPr>
          <w:lang w:eastAsia="zh-CN"/>
        </w:rPr>
        <w:t>.2</w:t>
      </w:r>
      <w:r w:rsidRPr="002373D0">
        <w:rPr>
          <w:lang w:eastAsia="zh-CN"/>
        </w:rPr>
        <w:tab/>
        <w:t>QOS Controller</w:t>
      </w:r>
      <w:r>
        <w:rPr>
          <w:rFonts w:hint="eastAsia"/>
          <w:lang w:eastAsia="zh-CN"/>
        </w:rPr>
        <w:t>结构</w:t>
      </w:r>
      <w:r>
        <w:rPr>
          <w:lang w:eastAsia="zh-CN"/>
        </w:rPr>
        <w:t>简介</w:t>
      </w:r>
      <w:bookmarkEnd w:id="20"/>
    </w:p>
    <w:p w:rsidR="002373D0" w:rsidRDefault="002373D0" w:rsidP="00C21F2F">
      <w:pPr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将</w:t>
      </w:r>
      <w:r>
        <w:rPr>
          <w:rFonts w:eastAsia="新宋体"/>
          <w:lang w:eastAsia="zh-CN"/>
        </w:rPr>
        <w:t>上面的结构</w:t>
      </w:r>
      <w:r>
        <w:rPr>
          <w:rFonts w:eastAsia="新宋体" w:hint="eastAsia"/>
          <w:lang w:eastAsia="zh-CN"/>
        </w:rPr>
        <w:t>图</w:t>
      </w:r>
      <w:r>
        <w:rPr>
          <w:rFonts w:eastAsia="新宋体"/>
          <w:lang w:eastAsia="zh-CN"/>
        </w:rPr>
        <w:t>进行细化如下：</w:t>
      </w:r>
    </w:p>
    <w:p w:rsidR="002373D0" w:rsidRDefault="00253DD8" w:rsidP="00C21F2F">
      <w:pPr>
        <w:jc w:val="left"/>
        <w:rPr>
          <w:rFonts w:eastAsia="新宋体"/>
          <w:lang w:eastAsia="zh-CN"/>
        </w:rPr>
      </w:pPr>
      <w:r>
        <w:rPr>
          <w:rFonts w:eastAsia="新宋体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40A7A" wp14:editId="6272C97A">
                <wp:simplePos x="0" y="0"/>
                <wp:positionH relativeFrom="column">
                  <wp:posOffset>1687665</wp:posOffset>
                </wp:positionH>
                <wp:positionV relativeFrom="paragraph">
                  <wp:posOffset>1951300</wp:posOffset>
                </wp:positionV>
                <wp:extent cx="580446" cy="564542"/>
                <wp:effectExtent l="0" t="0" r="1016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6" cy="564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628E8" id="矩形 8" o:spid="_x0000_s1026" style="position:absolute;left:0;text-align:left;margin-left:132.9pt;margin-top:153.65pt;width:45.7pt;height:4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" filled="f" strokecolor="red" strokeweight="1pt"/>
            </w:pict>
          </mc:Fallback>
        </mc:AlternateContent>
      </w:r>
      <w:r w:rsidR="002373D0" w:rsidRPr="002373D0">
        <w:rPr>
          <w:rFonts w:eastAsia="新宋体"/>
          <w:noProof/>
          <w:lang w:eastAsia="zh-CN"/>
        </w:rPr>
        <w:drawing>
          <wp:inline distT="0" distB="0" distL="0" distR="0" wp14:anchorId="68A84162" wp14:editId="19E1344E">
            <wp:extent cx="5485732" cy="3768918"/>
            <wp:effectExtent l="0" t="0" r="1270" b="3175"/>
            <wp:docPr id="6" name="图片 6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nghua.mai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25" cy="377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D0" w:rsidRDefault="002373D0" w:rsidP="00C21F2F">
      <w:pPr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从</w:t>
      </w:r>
      <w:r>
        <w:rPr>
          <w:rFonts w:eastAsia="新宋体"/>
          <w:lang w:eastAsia="zh-CN"/>
        </w:rPr>
        <w:t>上图可以得出</w:t>
      </w:r>
      <w:r>
        <w:rPr>
          <w:rFonts w:eastAsia="新宋体" w:hint="eastAsia"/>
          <w:lang w:eastAsia="zh-CN"/>
        </w:rPr>
        <w:t>以下</w:t>
      </w:r>
      <w:r>
        <w:rPr>
          <w:rFonts w:eastAsia="新宋体"/>
          <w:lang w:eastAsia="zh-CN"/>
        </w:rPr>
        <w:t>的结论：</w:t>
      </w:r>
    </w:p>
    <w:p w:rsidR="004439A6" w:rsidRDefault="004439A6" w:rsidP="00C11C70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ab/>
        <w:t>(</w:t>
      </w:r>
      <w:r>
        <w:rPr>
          <w:rFonts w:eastAsia="新宋体"/>
          <w:lang w:eastAsia="zh-CN"/>
        </w:rPr>
        <w:t>1</w:t>
      </w:r>
      <w:r>
        <w:rPr>
          <w:rFonts w:eastAsia="新宋体" w:hint="eastAsia"/>
          <w:lang w:eastAsia="zh-CN"/>
        </w:rPr>
        <w:t>)</w:t>
      </w:r>
      <w:r>
        <w:rPr>
          <w:rFonts w:eastAsia="新宋体"/>
          <w:lang w:eastAsia="zh-CN"/>
        </w:rPr>
        <w:t>urgent</w:t>
      </w:r>
      <w:r>
        <w:rPr>
          <w:rFonts w:eastAsia="新宋体" w:hint="eastAsia"/>
          <w:lang w:eastAsia="zh-CN"/>
        </w:rPr>
        <w:t>信号最终</w:t>
      </w:r>
      <w:r w:rsidR="00642CD2">
        <w:rPr>
          <w:rFonts w:eastAsia="新宋体" w:hint="eastAsia"/>
          <w:lang w:eastAsia="zh-CN"/>
        </w:rPr>
        <w:t>由</w:t>
      </w:r>
      <w:r w:rsidR="00642CD2">
        <w:rPr>
          <w:rFonts w:eastAsia="新宋体" w:hint="eastAsia"/>
          <w:lang w:eastAsia="zh-CN"/>
        </w:rPr>
        <w:t>qos_generato</w:t>
      </w:r>
      <w:r w:rsidR="00642CD2">
        <w:rPr>
          <w:rFonts w:eastAsia="新宋体"/>
          <w:lang w:eastAsia="zh-CN"/>
        </w:rPr>
        <w:t>r</w:t>
      </w:r>
      <w:r w:rsidR="00642CD2">
        <w:rPr>
          <w:rFonts w:eastAsia="新宋体" w:hint="eastAsia"/>
          <w:lang w:eastAsia="zh-CN"/>
        </w:rPr>
        <w:t>直接</w:t>
      </w:r>
      <w:r w:rsidR="00642CD2">
        <w:rPr>
          <w:rFonts w:eastAsia="新宋体"/>
          <w:lang w:eastAsia="zh-CN"/>
        </w:rPr>
        <w:t>发出，</w:t>
      </w:r>
      <w:r w:rsidR="00642CD2">
        <w:rPr>
          <w:rFonts w:eastAsia="新宋体" w:hint="eastAsia"/>
          <w:lang w:eastAsia="zh-CN"/>
        </w:rPr>
        <w:t>该</w:t>
      </w:r>
      <w:r w:rsidR="00642CD2">
        <w:rPr>
          <w:rFonts w:eastAsia="新宋体"/>
          <w:lang w:eastAsia="zh-CN"/>
        </w:rPr>
        <w:t>结构含有</w:t>
      </w:r>
      <w:r w:rsidR="00642CD2">
        <w:rPr>
          <w:rFonts w:eastAsia="新宋体" w:hint="eastAsia"/>
          <w:lang w:eastAsia="zh-CN"/>
        </w:rPr>
        <w:t>多组</w:t>
      </w:r>
      <w:r w:rsidR="00253DD8">
        <w:rPr>
          <w:rFonts w:eastAsia="新宋体"/>
          <w:lang w:eastAsia="zh-CN"/>
        </w:rPr>
        <w:t>输入，</w:t>
      </w:r>
      <w:r w:rsidR="00253DD8">
        <w:rPr>
          <w:rFonts w:eastAsia="新宋体" w:hint="eastAsia"/>
          <w:lang w:eastAsia="zh-CN"/>
        </w:rPr>
        <w:t>两</w:t>
      </w:r>
      <w:r w:rsidR="00642CD2">
        <w:rPr>
          <w:rFonts w:eastAsia="新宋体"/>
          <w:lang w:eastAsia="zh-CN"/>
        </w:rPr>
        <w:t>项输出</w:t>
      </w:r>
      <w:r w:rsidR="00832525">
        <w:rPr>
          <w:rFonts w:eastAsia="新宋体" w:hint="eastAsia"/>
          <w:lang w:eastAsia="zh-CN"/>
        </w:rPr>
        <w:t>。</w:t>
      </w:r>
      <w:r w:rsidR="00832525">
        <w:rPr>
          <w:rFonts w:eastAsia="新宋体"/>
          <w:lang w:eastAsia="zh-CN"/>
        </w:rPr>
        <w:t>将所有的</w:t>
      </w:r>
      <w:r w:rsidR="00832525">
        <w:rPr>
          <w:rFonts w:eastAsia="新宋体" w:hint="eastAsia"/>
          <w:lang w:eastAsia="zh-CN"/>
        </w:rPr>
        <w:t>urgent</w:t>
      </w:r>
      <w:r w:rsidR="00832525">
        <w:rPr>
          <w:rFonts w:eastAsia="新宋体" w:hint="eastAsia"/>
          <w:lang w:eastAsia="zh-CN"/>
        </w:rPr>
        <w:t>信号与</w:t>
      </w:r>
      <w:r w:rsidR="00832525">
        <w:rPr>
          <w:rFonts w:eastAsia="新宋体" w:hint="eastAsia"/>
          <w:lang w:eastAsia="zh-CN"/>
        </w:rPr>
        <w:t>QOS</w:t>
      </w:r>
      <w:r w:rsidR="00832525">
        <w:rPr>
          <w:rFonts w:eastAsia="新宋体" w:hint="eastAsia"/>
          <w:lang w:eastAsia="zh-CN"/>
        </w:rPr>
        <w:t>进行</w:t>
      </w:r>
      <w:r w:rsidR="00832525">
        <w:rPr>
          <w:rFonts w:eastAsia="新宋体"/>
          <w:lang w:eastAsia="zh-CN"/>
        </w:rPr>
        <w:t>同步和</w:t>
      </w:r>
      <w:r w:rsidR="00832525">
        <w:rPr>
          <w:rFonts w:eastAsia="新宋体" w:hint="eastAsia"/>
          <w:lang w:eastAsia="zh-CN"/>
        </w:rPr>
        <w:t>汇总。</w:t>
      </w:r>
    </w:p>
    <w:p w:rsidR="004439A6" w:rsidRPr="004439A6" w:rsidRDefault="003F633F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(2</w:t>
      </w:r>
      <w:r w:rsidR="004439A6" w:rsidRPr="004439A6">
        <w:rPr>
          <w:rFonts w:eastAsia="新宋体"/>
          <w:lang w:eastAsia="zh-CN"/>
        </w:rPr>
        <w:t>)QOS Controler</w:t>
      </w:r>
      <w:r w:rsidR="004439A6" w:rsidRPr="004439A6">
        <w:rPr>
          <w:rFonts w:eastAsia="新宋体" w:hint="eastAsia"/>
          <w:lang w:eastAsia="zh-CN"/>
        </w:rPr>
        <w:t>产生</w:t>
      </w:r>
      <w:r w:rsidR="004439A6" w:rsidRPr="004439A6">
        <w:rPr>
          <w:rFonts w:eastAsia="新宋体"/>
          <w:lang w:eastAsia="zh-CN"/>
        </w:rPr>
        <w:t>urgent_sel(awurgent_sel/arurgent_sel)</w:t>
      </w:r>
      <w:r w:rsidR="004439A6" w:rsidRPr="004439A6">
        <w:rPr>
          <w:rFonts w:eastAsia="新宋体" w:hint="eastAsia"/>
          <w:lang w:eastAsia="zh-CN"/>
        </w:rPr>
        <w:t>和最终的</w:t>
      </w:r>
      <w:r w:rsidR="004439A6" w:rsidRPr="004439A6">
        <w:rPr>
          <w:rFonts w:eastAsia="新宋体"/>
          <w:lang w:eastAsia="zh-CN"/>
        </w:rPr>
        <w:t xml:space="preserve">QOS value </w:t>
      </w:r>
      <w:r w:rsidR="004439A6" w:rsidRPr="004439A6">
        <w:rPr>
          <w:rFonts w:eastAsia="新宋体" w:hint="eastAsia"/>
          <w:lang w:eastAsia="zh-CN"/>
        </w:rPr>
        <w:t>给</w:t>
      </w:r>
      <w:r w:rsidR="004439A6" w:rsidRPr="004439A6">
        <w:rPr>
          <w:rFonts w:eastAsia="新宋体"/>
          <w:lang w:eastAsia="zh-CN"/>
        </w:rPr>
        <w:t>DMC</w:t>
      </w:r>
      <w:r w:rsidR="00832525">
        <w:rPr>
          <w:rFonts w:eastAsia="新宋体" w:hint="eastAsia"/>
          <w:lang w:eastAsia="zh-CN"/>
        </w:rPr>
        <w:t>，以此</w:t>
      </w:r>
      <w:r w:rsidR="00832525">
        <w:rPr>
          <w:rFonts w:eastAsia="新宋体"/>
          <w:lang w:eastAsia="zh-CN"/>
        </w:rPr>
        <w:t>控制</w:t>
      </w:r>
      <w:r w:rsidR="00832525">
        <w:rPr>
          <w:rFonts w:eastAsia="新宋体" w:hint="eastAsia"/>
          <w:lang w:eastAsia="zh-CN"/>
        </w:rPr>
        <w:t>FIFO</w:t>
      </w:r>
      <w:r w:rsidR="00832525">
        <w:rPr>
          <w:rFonts w:eastAsia="新宋体" w:hint="eastAsia"/>
          <w:lang w:eastAsia="zh-CN"/>
        </w:rPr>
        <w:t>的传输</w:t>
      </w:r>
      <w:r w:rsidR="00832525">
        <w:rPr>
          <w:rFonts w:eastAsia="新宋体"/>
          <w:lang w:eastAsia="zh-CN"/>
        </w:rPr>
        <w:t>和当前</w:t>
      </w:r>
      <w:r w:rsidR="00832525">
        <w:rPr>
          <w:rFonts w:eastAsia="新宋体"/>
          <w:lang w:eastAsia="zh-CN"/>
        </w:rPr>
        <w:t>port</w:t>
      </w:r>
      <w:r w:rsidR="00832525">
        <w:rPr>
          <w:rFonts w:eastAsia="新宋体" w:hint="eastAsia"/>
          <w:lang w:eastAsia="zh-CN"/>
        </w:rPr>
        <w:t>的最终</w:t>
      </w:r>
      <w:r w:rsidR="00832525">
        <w:rPr>
          <w:rFonts w:eastAsia="新宋体" w:hint="eastAsia"/>
          <w:lang w:eastAsia="zh-CN"/>
        </w:rPr>
        <w:t>QOS</w:t>
      </w:r>
      <w:r w:rsidR="00832525">
        <w:rPr>
          <w:rFonts w:eastAsia="新宋体" w:hint="eastAsia"/>
          <w:lang w:eastAsia="zh-CN"/>
        </w:rPr>
        <w:t>值</w:t>
      </w:r>
      <w:r w:rsidR="00C11C70">
        <w:rPr>
          <w:rFonts w:eastAsia="新宋体" w:hint="eastAsia"/>
          <w:lang w:eastAsia="zh-CN"/>
        </w:rPr>
        <w:t>。</w:t>
      </w:r>
    </w:p>
    <w:p w:rsidR="004439A6" w:rsidRPr="004439A6" w:rsidRDefault="003F633F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(3</w:t>
      </w:r>
      <w:r w:rsidR="004439A6" w:rsidRPr="004439A6">
        <w:rPr>
          <w:rFonts w:eastAsia="新宋体"/>
          <w:lang w:eastAsia="zh-CN"/>
        </w:rPr>
        <w:t>)</w:t>
      </w:r>
      <w:r w:rsidR="004439A6" w:rsidRPr="004439A6">
        <w:rPr>
          <w:rFonts w:eastAsia="新宋体" w:hint="eastAsia"/>
          <w:lang w:eastAsia="zh-CN"/>
        </w:rPr>
        <w:t>当</w:t>
      </w:r>
      <w:r w:rsidR="004439A6" w:rsidRPr="004439A6">
        <w:rPr>
          <w:rFonts w:eastAsia="新宋体"/>
          <w:lang w:eastAsia="zh-CN"/>
        </w:rPr>
        <w:t>urgent_sel</w:t>
      </w:r>
      <w:r w:rsidR="004439A6" w:rsidRPr="004439A6">
        <w:rPr>
          <w:rFonts w:eastAsia="新宋体" w:hint="eastAsia"/>
          <w:lang w:eastAsia="zh-CN"/>
        </w:rPr>
        <w:t>为</w:t>
      </w:r>
      <w:r w:rsidR="004439A6" w:rsidRPr="004439A6">
        <w:rPr>
          <w:rFonts w:eastAsia="新宋体"/>
          <w:lang w:eastAsia="zh-CN"/>
        </w:rPr>
        <w:t>0</w:t>
      </w:r>
      <w:r w:rsidR="004439A6" w:rsidRPr="004439A6">
        <w:rPr>
          <w:rFonts w:eastAsia="新宋体" w:hint="eastAsia"/>
          <w:lang w:eastAsia="zh-CN"/>
        </w:rPr>
        <w:t>时</w:t>
      </w:r>
      <w:r w:rsidR="004439A6" w:rsidRPr="004439A6">
        <w:rPr>
          <w:rFonts w:eastAsia="新宋体"/>
          <w:lang w:eastAsia="zh-CN"/>
        </w:rPr>
        <w:t>DMC</w:t>
      </w:r>
      <w:r w:rsidR="004439A6" w:rsidRPr="004439A6">
        <w:rPr>
          <w:rFonts w:eastAsia="新宋体" w:hint="eastAsia"/>
          <w:lang w:eastAsia="zh-CN"/>
        </w:rPr>
        <w:t>用</w:t>
      </w:r>
      <w:r w:rsidR="004439A6" w:rsidRPr="004439A6">
        <w:rPr>
          <w:rFonts w:eastAsia="新宋体"/>
          <w:lang w:eastAsia="zh-CN"/>
        </w:rPr>
        <w:t>AXI port command FIFO</w:t>
      </w:r>
      <w:r w:rsidR="004439A6" w:rsidRPr="004439A6">
        <w:rPr>
          <w:rFonts w:eastAsia="新宋体" w:hint="eastAsia"/>
          <w:lang w:eastAsia="zh-CN"/>
        </w:rPr>
        <w:t>内的</w:t>
      </w:r>
      <w:r w:rsidR="004439A6" w:rsidRPr="004439A6">
        <w:rPr>
          <w:rFonts w:eastAsia="新宋体"/>
          <w:lang w:eastAsia="zh-CN"/>
        </w:rPr>
        <w:t xml:space="preserve">awqos/arqos </w:t>
      </w:r>
      <w:r w:rsidR="004439A6" w:rsidRPr="004439A6">
        <w:rPr>
          <w:rFonts w:eastAsia="新宋体" w:hint="eastAsia"/>
          <w:lang w:eastAsia="zh-CN"/>
        </w:rPr>
        <w:t>来决定通道的仲裁</w:t>
      </w:r>
    </w:p>
    <w:p w:rsidR="002373D0" w:rsidRDefault="003F633F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(4</w:t>
      </w:r>
      <w:r w:rsidR="004439A6">
        <w:rPr>
          <w:rFonts w:eastAsia="新宋体"/>
          <w:lang w:eastAsia="zh-CN"/>
        </w:rPr>
        <w:t>)</w:t>
      </w:r>
      <w:r w:rsidR="004439A6" w:rsidRPr="004439A6">
        <w:rPr>
          <w:rFonts w:eastAsia="新宋体" w:hint="eastAsia"/>
          <w:lang w:eastAsia="zh-CN"/>
        </w:rPr>
        <w:t>当</w:t>
      </w:r>
      <w:r w:rsidR="004439A6" w:rsidRPr="004439A6">
        <w:rPr>
          <w:rFonts w:eastAsia="新宋体"/>
          <w:lang w:eastAsia="zh-CN"/>
        </w:rPr>
        <w:t>urgent_sel</w:t>
      </w:r>
      <w:r w:rsidR="004439A6" w:rsidRPr="004439A6">
        <w:rPr>
          <w:rFonts w:eastAsia="新宋体" w:hint="eastAsia"/>
          <w:lang w:eastAsia="zh-CN"/>
        </w:rPr>
        <w:t>为</w:t>
      </w:r>
      <w:r w:rsidR="004439A6" w:rsidRPr="004439A6">
        <w:rPr>
          <w:rFonts w:eastAsia="新宋体"/>
          <w:lang w:eastAsia="zh-CN"/>
        </w:rPr>
        <w:t>0</w:t>
      </w:r>
      <w:r w:rsidR="004439A6" w:rsidRPr="004439A6">
        <w:rPr>
          <w:rFonts w:eastAsia="新宋体" w:hint="eastAsia"/>
          <w:lang w:eastAsia="zh-CN"/>
        </w:rPr>
        <w:t>时</w:t>
      </w:r>
      <w:r w:rsidR="004439A6" w:rsidRPr="004439A6">
        <w:rPr>
          <w:rFonts w:eastAsia="新宋体"/>
          <w:lang w:eastAsia="zh-CN"/>
        </w:rPr>
        <w:t xml:space="preserve"> DMC</w:t>
      </w:r>
      <w:r w:rsidR="004439A6" w:rsidRPr="004439A6">
        <w:rPr>
          <w:rFonts w:eastAsia="新宋体" w:hint="eastAsia"/>
          <w:lang w:eastAsia="zh-CN"/>
        </w:rPr>
        <w:t>就会绕过</w:t>
      </w:r>
      <w:r w:rsidR="004439A6" w:rsidRPr="004439A6">
        <w:rPr>
          <w:rFonts w:eastAsia="新宋体"/>
          <w:lang w:eastAsia="zh-CN"/>
        </w:rPr>
        <w:t xml:space="preserve">AXI port command FIFO </w:t>
      </w:r>
      <w:r w:rsidR="004439A6" w:rsidRPr="004439A6">
        <w:rPr>
          <w:rFonts w:eastAsia="新宋体" w:hint="eastAsia"/>
          <w:lang w:eastAsia="zh-CN"/>
        </w:rPr>
        <w:t>，直接改用外部的</w:t>
      </w:r>
      <w:r w:rsidR="004439A6" w:rsidRPr="004439A6">
        <w:rPr>
          <w:rFonts w:eastAsia="新宋体"/>
          <w:lang w:eastAsia="zh-CN"/>
        </w:rPr>
        <w:t>QOS</w:t>
      </w:r>
      <w:r w:rsidR="004439A6" w:rsidRPr="004439A6">
        <w:rPr>
          <w:rFonts w:eastAsia="新宋体" w:hint="eastAsia"/>
          <w:lang w:eastAsia="zh-CN"/>
        </w:rPr>
        <w:t>数值来进行仲裁可以让该端口用在提升</w:t>
      </w:r>
      <w:r w:rsidR="004439A6" w:rsidRPr="004439A6">
        <w:rPr>
          <w:rFonts w:eastAsia="新宋体"/>
          <w:lang w:eastAsia="zh-CN"/>
        </w:rPr>
        <w:t>QOS</w:t>
      </w:r>
      <w:r w:rsidR="004439A6">
        <w:rPr>
          <w:rFonts w:eastAsia="新宋体" w:hint="eastAsia"/>
          <w:lang w:eastAsia="zh-CN"/>
        </w:rPr>
        <w:t>的场景，直到</w:t>
      </w:r>
      <w:r w:rsidR="004439A6" w:rsidRPr="004439A6">
        <w:rPr>
          <w:rFonts w:eastAsia="新宋体"/>
          <w:lang w:eastAsia="zh-CN"/>
        </w:rPr>
        <w:t>urgent_sel</w:t>
      </w:r>
      <w:r w:rsidR="004439A6" w:rsidRPr="004439A6">
        <w:rPr>
          <w:rFonts w:eastAsia="新宋体" w:hint="eastAsia"/>
          <w:lang w:eastAsia="zh-CN"/>
        </w:rPr>
        <w:t>被解除</w:t>
      </w:r>
      <w:r w:rsidR="00642CD2">
        <w:rPr>
          <w:rFonts w:eastAsia="新宋体" w:hint="eastAsia"/>
          <w:lang w:eastAsia="zh-CN"/>
        </w:rPr>
        <w:t>。</w:t>
      </w:r>
    </w:p>
    <w:p w:rsidR="00642CD2" w:rsidRDefault="00642CD2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对</w:t>
      </w:r>
      <w:r w:rsidR="00E94A19">
        <w:rPr>
          <w:rFonts w:eastAsia="新宋体"/>
          <w:lang w:eastAsia="zh-CN"/>
        </w:rPr>
        <w:t>上面的</w:t>
      </w:r>
      <w:r w:rsidR="00E94A19">
        <w:rPr>
          <w:rFonts w:eastAsia="新宋体" w:hint="eastAsia"/>
          <w:lang w:eastAsia="zh-CN"/>
        </w:rPr>
        <w:t>qos_generato</w:t>
      </w:r>
      <w:r w:rsidR="00E94A19">
        <w:rPr>
          <w:rFonts w:eastAsia="新宋体"/>
          <w:lang w:eastAsia="zh-CN"/>
        </w:rPr>
        <w:t>r</w:t>
      </w:r>
      <w:r w:rsidR="00E94A19">
        <w:rPr>
          <w:rFonts w:eastAsia="新宋体" w:hint="eastAsia"/>
          <w:lang w:eastAsia="zh-CN"/>
        </w:rPr>
        <w:t>进行细化</w:t>
      </w:r>
      <w:r w:rsidR="00E94A19">
        <w:rPr>
          <w:rFonts w:eastAsia="新宋体"/>
          <w:lang w:eastAsia="zh-CN"/>
        </w:rPr>
        <w:t>如下</w:t>
      </w:r>
      <w:r w:rsidR="00E94A19">
        <w:rPr>
          <w:rFonts w:eastAsia="新宋体" w:hint="eastAsia"/>
          <w:lang w:eastAsia="zh-CN"/>
        </w:rPr>
        <w:t>:</w:t>
      </w:r>
    </w:p>
    <w:p w:rsidR="00E94A19" w:rsidRDefault="00E94A19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 w:rsidRPr="00E94A19">
        <w:rPr>
          <w:rFonts w:eastAsia="新宋体"/>
          <w:noProof/>
          <w:lang w:eastAsia="zh-CN"/>
        </w:rPr>
        <w:lastRenderedPageBreak/>
        <w:drawing>
          <wp:inline distT="0" distB="0" distL="0" distR="0" wp14:anchorId="6FA056CB" wp14:editId="752EAE5E">
            <wp:extent cx="5696898" cy="3824578"/>
            <wp:effectExtent l="0" t="0" r="0" b="5080"/>
            <wp:docPr id="7" name="图片 7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nghua.mai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41" cy="38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19" w:rsidRDefault="00E94A19" w:rsidP="004439A6">
      <w:pPr>
        <w:spacing w:line="360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由上图</w:t>
      </w:r>
      <w:r>
        <w:rPr>
          <w:rFonts w:eastAsia="新宋体"/>
          <w:lang w:eastAsia="zh-CN"/>
        </w:rPr>
        <w:t>可知</w:t>
      </w:r>
      <w:r w:rsidR="00681DAC">
        <w:rPr>
          <w:rFonts w:eastAsia="新宋体" w:hint="eastAsia"/>
          <w:lang w:eastAsia="zh-CN"/>
        </w:rPr>
        <w:t>urgent_sel</w:t>
      </w:r>
      <w:r w:rsidR="00681DAC">
        <w:rPr>
          <w:rFonts w:eastAsia="新宋体" w:hint="eastAsia"/>
          <w:lang w:eastAsia="zh-CN"/>
        </w:rPr>
        <w:t>被拉起</w:t>
      </w:r>
      <w:r w:rsidR="00681DAC">
        <w:rPr>
          <w:rFonts w:eastAsia="新宋体"/>
          <w:lang w:eastAsia="zh-CN"/>
        </w:rPr>
        <w:t>的情况有以下的几种</w:t>
      </w:r>
    </w:p>
    <w:p w:rsidR="00681DAC" w:rsidRDefault="00681DAC" w:rsidP="00681DAC">
      <w:pPr>
        <w:spacing w:line="360" w:lineRule="auto"/>
        <w:jc w:val="left"/>
        <w:rPr>
          <w:rFonts w:eastAsia="新宋体"/>
          <w:lang w:eastAsia="zh-CN"/>
        </w:rPr>
      </w:pPr>
      <w:r w:rsidRPr="00681DAC">
        <w:rPr>
          <w:rFonts w:eastAsia="新宋体"/>
          <w:lang w:eastAsia="zh-CN"/>
        </w:rPr>
        <w:t>(1)</w:t>
      </w:r>
      <w:r w:rsidRPr="00681DAC">
        <w:rPr>
          <w:rFonts w:ascii="宋体" w:eastAsia="新宋体" w:hAnsi="宋体" w:cs="宋体" w:hint="eastAsia"/>
          <w:lang w:eastAsia="zh-CN"/>
        </w:rPr>
        <w:t>在打开</w:t>
      </w:r>
      <w:r w:rsidRPr="00681DAC">
        <w:rPr>
          <w:rFonts w:eastAsia="新宋体"/>
          <w:lang w:eastAsia="zh-CN"/>
        </w:rPr>
        <w:t>reg_qosc_awurgent_en /reg_qosc_arurgent_en</w:t>
      </w:r>
      <w:r w:rsidRPr="00681DAC">
        <w:rPr>
          <w:rFonts w:ascii="宋体" w:eastAsia="新宋体" w:hAnsi="宋体" w:cs="宋体" w:hint="eastAsia"/>
          <w:lang w:eastAsia="zh-CN"/>
        </w:rPr>
        <w:t>为</w:t>
      </w:r>
      <w:r w:rsidRPr="00681DAC">
        <w:rPr>
          <w:rFonts w:eastAsia="新宋体"/>
          <w:lang w:eastAsia="zh-CN"/>
        </w:rPr>
        <w:t>1</w:t>
      </w:r>
      <w:r w:rsidRPr="00681DAC">
        <w:rPr>
          <w:rFonts w:ascii="宋体" w:eastAsia="新宋体" w:hAnsi="宋体" w:cs="宋体" w:hint="eastAsia"/>
          <w:lang w:eastAsia="zh-CN"/>
        </w:rPr>
        <w:t>时</w:t>
      </w:r>
      <w:r w:rsidR="00537B14">
        <w:rPr>
          <w:rFonts w:eastAsia="新宋体" w:hint="eastAsia"/>
          <w:lang w:eastAsia="zh-CN"/>
        </w:rPr>
        <w:t>（</w:t>
      </w:r>
      <w:r w:rsidR="00537B14">
        <w:rPr>
          <w:rFonts w:eastAsia="新宋体" w:hint="eastAsia"/>
          <w:lang w:eastAsia="zh-CN"/>
        </w:rPr>
        <w:t>Q</w:t>
      </w:r>
      <w:r w:rsidR="00537B14">
        <w:rPr>
          <w:rFonts w:eastAsia="新宋体"/>
          <w:lang w:eastAsia="zh-CN"/>
        </w:rPr>
        <w:t>OS</w:t>
      </w:r>
      <w:r w:rsidR="00537B14">
        <w:rPr>
          <w:rFonts w:eastAsia="新宋体" w:hint="eastAsia"/>
          <w:lang w:eastAsia="zh-CN"/>
        </w:rPr>
        <w:t>使能</w:t>
      </w:r>
      <w:r w:rsidR="00537B14">
        <w:rPr>
          <w:rFonts w:eastAsia="新宋体"/>
          <w:lang w:eastAsia="zh-CN"/>
        </w:rPr>
        <w:t>的情况下</w:t>
      </w:r>
      <w:r w:rsidR="00537B14">
        <w:rPr>
          <w:rFonts w:eastAsia="新宋体" w:hint="eastAsia"/>
          <w:lang w:eastAsia="zh-CN"/>
        </w:rPr>
        <w:t>）</w:t>
      </w:r>
      <w:r w:rsidR="003F633F">
        <w:rPr>
          <w:rFonts w:eastAsia="新宋体" w:hint="eastAsia"/>
          <w:lang w:eastAsia="zh-CN"/>
        </w:rPr>
        <w:t>由</w:t>
      </w:r>
      <w:r w:rsidR="003F633F">
        <w:rPr>
          <w:rFonts w:eastAsia="新宋体"/>
          <w:lang w:eastAsia="zh-CN"/>
        </w:rPr>
        <w:t>subsys</w:t>
      </w:r>
      <w:r w:rsidR="003F633F">
        <w:rPr>
          <w:rFonts w:eastAsia="新宋体" w:hint="eastAsia"/>
          <w:lang w:eastAsia="zh-CN"/>
        </w:rPr>
        <w:t>拉</w:t>
      </w:r>
      <w:r w:rsidR="003F633F">
        <w:rPr>
          <w:rFonts w:eastAsia="新宋体"/>
          <w:lang w:eastAsia="zh-CN"/>
        </w:rPr>
        <w:t>的</w:t>
      </w:r>
      <w:r w:rsidRPr="00681DAC">
        <w:rPr>
          <w:rFonts w:eastAsia="新宋体"/>
          <w:lang w:eastAsia="zh-CN"/>
        </w:rPr>
        <w:t>awurgent</w:t>
      </w:r>
      <w:r w:rsidRPr="00681DAC">
        <w:rPr>
          <w:rFonts w:ascii="宋体" w:eastAsia="新宋体" w:hAnsi="宋体" w:cs="宋体" w:hint="eastAsia"/>
          <w:lang w:eastAsia="zh-CN"/>
        </w:rPr>
        <w:t>或</w:t>
      </w:r>
      <w:r w:rsidRPr="00681DAC">
        <w:rPr>
          <w:rFonts w:eastAsia="新宋体"/>
          <w:lang w:eastAsia="zh-CN"/>
        </w:rPr>
        <w:t>arurgent</w:t>
      </w:r>
      <w:r w:rsidRPr="00681DAC">
        <w:rPr>
          <w:rFonts w:ascii="宋体" w:eastAsia="新宋体" w:hAnsi="宋体" w:cs="宋体" w:hint="eastAsia"/>
          <w:lang w:eastAsia="zh-CN"/>
        </w:rPr>
        <w:t>为</w:t>
      </w:r>
      <w:r w:rsidRPr="00681DAC">
        <w:rPr>
          <w:rFonts w:eastAsia="新宋体"/>
          <w:lang w:eastAsia="zh-CN"/>
        </w:rPr>
        <w:t>1</w:t>
      </w:r>
      <w:r w:rsidRPr="00681DAC">
        <w:rPr>
          <w:rFonts w:ascii="宋体" w:eastAsia="新宋体" w:hAnsi="宋体" w:cs="宋体" w:hint="eastAsia"/>
          <w:lang w:eastAsia="zh-CN"/>
        </w:rPr>
        <w:t>时</w:t>
      </w:r>
      <w:r>
        <w:rPr>
          <w:rFonts w:ascii="宋体" w:eastAsia="新宋体" w:hAnsi="宋体" w:cs="宋体" w:hint="eastAsia"/>
          <w:lang w:eastAsia="zh-CN"/>
        </w:rPr>
        <w:t>。</w:t>
      </w:r>
    </w:p>
    <w:p w:rsidR="00681DAC" w:rsidRPr="00681DAC" w:rsidRDefault="00681DAC" w:rsidP="00681DAC">
      <w:pPr>
        <w:spacing w:line="360" w:lineRule="auto"/>
        <w:jc w:val="left"/>
        <w:rPr>
          <w:rFonts w:eastAsia="新宋体"/>
          <w:lang w:eastAsia="zh-CN"/>
        </w:rPr>
      </w:pPr>
      <w:r w:rsidRPr="00681DAC">
        <w:rPr>
          <w:rFonts w:eastAsia="新宋体"/>
          <w:lang w:eastAsia="zh-CN"/>
        </w:rPr>
        <w:t xml:space="preserve">(2) </w:t>
      </w:r>
      <w:r w:rsidRPr="00681DAC">
        <w:rPr>
          <w:rFonts w:ascii="宋体" w:eastAsia="新宋体" w:hAnsi="宋体" w:cs="宋体" w:hint="eastAsia"/>
          <w:lang w:eastAsia="zh-CN"/>
        </w:rPr>
        <w:t>在打开</w:t>
      </w:r>
      <w:r w:rsidRPr="00681DAC">
        <w:rPr>
          <w:rFonts w:eastAsia="新宋体"/>
          <w:lang w:eastAsia="zh-CN"/>
        </w:rPr>
        <w:t>reg_qosc_sv_counter_en_wr/reg_qosc_sv_counter_en_wrd</w:t>
      </w:r>
      <w:r w:rsidRPr="00681DAC">
        <w:rPr>
          <w:rFonts w:ascii="宋体" w:eastAsia="新宋体" w:hAnsi="宋体" w:cs="宋体" w:hint="eastAsia"/>
          <w:lang w:eastAsia="zh-CN"/>
        </w:rPr>
        <w:t>为</w:t>
      </w:r>
      <w:r w:rsidRPr="00681DAC">
        <w:rPr>
          <w:rFonts w:eastAsia="新宋体"/>
          <w:lang w:eastAsia="zh-CN"/>
        </w:rPr>
        <w:t>1</w:t>
      </w:r>
      <w:r w:rsidRPr="00681DAC">
        <w:rPr>
          <w:rFonts w:ascii="宋体" w:eastAsia="新宋体" w:hAnsi="宋体" w:cs="宋体" w:hint="eastAsia"/>
          <w:lang w:eastAsia="zh-CN"/>
        </w:rPr>
        <w:t>时</w:t>
      </w:r>
      <w:r w:rsidRPr="00681DAC">
        <w:rPr>
          <w:rFonts w:eastAsia="新宋体"/>
          <w:lang w:eastAsia="zh-CN"/>
        </w:rPr>
        <w:t xml:space="preserve">   </w:t>
      </w:r>
      <w:r w:rsidRPr="00681DAC">
        <w:rPr>
          <w:rFonts w:ascii="宋体" w:eastAsia="新宋体" w:hAnsi="宋体" w:cs="宋体" w:hint="eastAsia"/>
          <w:lang w:eastAsia="zh-CN"/>
        </w:rPr>
        <w:t>统计的</w:t>
      </w:r>
      <w:r w:rsidRPr="00681DAC">
        <w:rPr>
          <w:rFonts w:eastAsia="新宋体"/>
          <w:lang w:eastAsia="zh-CN"/>
        </w:rPr>
        <w:t>starvation-counter</w:t>
      </w:r>
      <w:r w:rsidRPr="00681DAC">
        <w:rPr>
          <w:rFonts w:ascii="宋体" w:eastAsia="新宋体" w:hAnsi="宋体" w:cs="宋体" w:hint="eastAsia"/>
          <w:lang w:eastAsia="zh-CN"/>
        </w:rPr>
        <w:t>超过</w:t>
      </w:r>
      <w:r w:rsidRPr="00681DAC">
        <w:rPr>
          <w:rFonts w:eastAsia="新宋体"/>
          <w:lang w:eastAsia="zh-CN"/>
        </w:rPr>
        <w:t>High/ultra threshold</w:t>
      </w:r>
      <w:r w:rsidRPr="00681DAC">
        <w:rPr>
          <w:rFonts w:ascii="宋体" w:eastAsia="新宋体" w:hAnsi="宋体" w:cs="宋体" w:hint="eastAsia"/>
          <w:lang w:eastAsia="zh-CN"/>
        </w:rPr>
        <w:t>时信号线会被拉高</w:t>
      </w:r>
      <w:r>
        <w:rPr>
          <w:rFonts w:ascii="宋体" w:eastAsia="新宋体" w:hAnsi="宋体" w:cs="宋体" w:hint="eastAsia"/>
          <w:lang w:eastAsia="zh-CN"/>
        </w:rPr>
        <w:t>。</w:t>
      </w:r>
    </w:p>
    <w:p w:rsidR="00681DAC" w:rsidRPr="00681DAC" w:rsidRDefault="00681DAC" w:rsidP="00681DAC">
      <w:pPr>
        <w:spacing w:line="360" w:lineRule="auto"/>
        <w:jc w:val="left"/>
        <w:rPr>
          <w:rFonts w:eastAsia="新宋体"/>
          <w:lang w:eastAsia="zh-CN"/>
        </w:rPr>
      </w:pPr>
      <w:r w:rsidRPr="00681DAC">
        <w:rPr>
          <w:rFonts w:eastAsia="新宋体"/>
          <w:lang w:eastAsia="zh-CN"/>
        </w:rPr>
        <w:t>(3)</w:t>
      </w:r>
      <w:r w:rsidRPr="00681DAC">
        <w:rPr>
          <w:rFonts w:ascii="宋体" w:eastAsia="新宋体" w:hAnsi="宋体" w:cs="宋体" w:hint="eastAsia"/>
          <w:lang w:eastAsia="zh-CN"/>
        </w:rPr>
        <w:t>在打开</w:t>
      </w:r>
      <w:r w:rsidRPr="00681DAC">
        <w:rPr>
          <w:rFonts w:eastAsia="新宋体"/>
          <w:lang w:eastAsia="zh-CN"/>
        </w:rPr>
        <w:t>reg_qosc_latmon_awurgent_en/reg_qosc_latmon_arurgent_en</w:t>
      </w:r>
      <w:r w:rsidRPr="00681DAC">
        <w:rPr>
          <w:rFonts w:ascii="宋体" w:eastAsia="新宋体" w:hAnsi="宋体" w:cs="宋体" w:hint="eastAsia"/>
          <w:lang w:eastAsia="zh-CN"/>
        </w:rPr>
        <w:t>时（</w:t>
      </w:r>
      <w:r w:rsidRPr="00681DAC">
        <w:rPr>
          <w:rFonts w:eastAsia="新宋体"/>
          <w:lang w:eastAsia="zh-CN"/>
        </w:rPr>
        <w:t>latency</w:t>
      </w:r>
      <w:r w:rsidRPr="00681DAC">
        <w:rPr>
          <w:rFonts w:ascii="宋体" w:eastAsia="新宋体" w:hAnsi="宋体" w:cs="宋体" w:hint="eastAsia"/>
          <w:lang w:eastAsia="zh-CN"/>
        </w:rPr>
        <w:t>的检测）</w:t>
      </w:r>
      <w:r w:rsidRPr="00681DAC">
        <w:rPr>
          <w:rFonts w:eastAsia="新宋体"/>
          <w:lang w:eastAsia="zh-CN"/>
        </w:rPr>
        <w:t>latmon_awurgent</w:t>
      </w:r>
      <w:r w:rsidRPr="00681DAC">
        <w:rPr>
          <w:rFonts w:ascii="宋体" w:eastAsia="新宋体" w:hAnsi="宋体" w:cs="宋体" w:hint="eastAsia"/>
          <w:lang w:eastAsia="zh-CN"/>
        </w:rPr>
        <w:t>或</w:t>
      </w:r>
      <w:r w:rsidRPr="00681DAC">
        <w:rPr>
          <w:rFonts w:eastAsia="新宋体"/>
          <w:lang w:eastAsia="zh-CN"/>
        </w:rPr>
        <w:t>latmon_arurgent</w:t>
      </w:r>
      <w:r w:rsidRPr="00681DAC">
        <w:rPr>
          <w:rFonts w:ascii="宋体" w:eastAsia="新宋体" w:hAnsi="宋体" w:cs="宋体" w:hint="eastAsia"/>
          <w:lang w:eastAsia="zh-CN"/>
        </w:rPr>
        <w:t>被置位的时候</w:t>
      </w:r>
      <w:r>
        <w:rPr>
          <w:rFonts w:ascii="宋体" w:eastAsia="新宋体" w:hAnsi="宋体" w:cs="宋体" w:hint="eastAsia"/>
          <w:lang w:eastAsia="zh-CN"/>
        </w:rPr>
        <w:t>。</w:t>
      </w:r>
    </w:p>
    <w:p w:rsidR="00681DAC" w:rsidRPr="00681DAC" w:rsidRDefault="00681DAC" w:rsidP="00681DAC">
      <w:pPr>
        <w:spacing w:line="360" w:lineRule="auto"/>
        <w:jc w:val="left"/>
        <w:rPr>
          <w:rFonts w:eastAsia="新宋体"/>
          <w:lang w:eastAsia="zh-CN"/>
        </w:rPr>
      </w:pPr>
      <w:r w:rsidRPr="00681DAC">
        <w:rPr>
          <w:rFonts w:eastAsia="新宋体"/>
          <w:lang w:eastAsia="zh-CN"/>
        </w:rPr>
        <w:t>(4)</w:t>
      </w:r>
      <w:r w:rsidRPr="00681DAC">
        <w:rPr>
          <w:rFonts w:ascii="宋体" w:eastAsia="新宋体" w:hAnsi="宋体" w:cs="宋体" w:hint="eastAsia"/>
          <w:lang w:eastAsia="zh-CN"/>
        </w:rPr>
        <w:t>软件强制提高优先级，将</w:t>
      </w:r>
      <w:r w:rsidRPr="00681DAC">
        <w:rPr>
          <w:rFonts w:eastAsia="新宋体"/>
          <w:lang w:eastAsia="zh-CN"/>
        </w:rPr>
        <w:t>reg_qosc_force_urgent_high_en=1 (</w:t>
      </w:r>
      <w:r w:rsidRPr="00681DAC">
        <w:rPr>
          <w:rFonts w:ascii="宋体" w:eastAsia="新宋体" w:hAnsi="宋体" w:cs="宋体" w:hint="eastAsia"/>
          <w:lang w:eastAsia="zh-CN"/>
        </w:rPr>
        <w:t>软件强制拉</w:t>
      </w:r>
      <w:r w:rsidRPr="00681DAC">
        <w:rPr>
          <w:rFonts w:eastAsia="新宋体"/>
          <w:lang w:eastAsia="zh-CN"/>
        </w:rPr>
        <w:t xml:space="preserve"> urgent)</w:t>
      </w:r>
      <w:r w:rsidRPr="00681DAC">
        <w:rPr>
          <w:rFonts w:ascii="宋体" w:eastAsia="新宋体" w:hAnsi="宋体" w:cs="宋体" w:hint="eastAsia"/>
          <w:lang w:eastAsia="zh-CN"/>
        </w:rPr>
        <w:t>上面应该都是硬件的相关的操作和判断来根据情况拉高</w:t>
      </w:r>
      <w:r w:rsidRPr="00681DAC">
        <w:rPr>
          <w:rFonts w:eastAsia="新宋体"/>
          <w:lang w:eastAsia="zh-CN"/>
        </w:rPr>
        <w:t>urgent_sel</w:t>
      </w:r>
      <w:r w:rsidRPr="00681DAC">
        <w:rPr>
          <w:rFonts w:ascii="宋体" w:eastAsia="新宋体" w:hAnsi="宋体" w:cs="宋体" w:hint="eastAsia"/>
          <w:lang w:eastAsia="zh-CN"/>
        </w:rPr>
        <w:t>，而这里是软件强制发出</w:t>
      </w:r>
      <w:r w:rsidRPr="00681DAC">
        <w:rPr>
          <w:rFonts w:eastAsia="新宋体"/>
          <w:lang w:eastAsia="zh-CN"/>
        </w:rPr>
        <w:t>high urgent</w:t>
      </w:r>
      <w:r>
        <w:rPr>
          <w:rFonts w:eastAsia="新宋体" w:hint="eastAsia"/>
          <w:lang w:eastAsia="zh-CN"/>
        </w:rPr>
        <w:t>。</w:t>
      </w:r>
    </w:p>
    <w:p w:rsidR="00681DAC" w:rsidRPr="00681DAC" w:rsidRDefault="00681DAC" w:rsidP="00681DAC">
      <w:pPr>
        <w:spacing w:line="360" w:lineRule="auto"/>
        <w:jc w:val="left"/>
        <w:rPr>
          <w:rFonts w:eastAsia="新宋体"/>
          <w:lang w:eastAsia="zh-CN"/>
        </w:rPr>
      </w:pPr>
    </w:p>
    <w:p w:rsidR="00C21F2F" w:rsidRDefault="000E4A4F" w:rsidP="000E4A4F">
      <w:pPr>
        <w:pStyle w:val="3"/>
        <w:rPr>
          <w:rFonts w:eastAsia="新宋体"/>
          <w:lang w:eastAsia="zh-CN"/>
        </w:rPr>
      </w:pPr>
      <w:bookmarkStart w:id="21" w:name="_Toc524509125"/>
      <w:r>
        <w:rPr>
          <w:rFonts w:eastAsia="新宋体" w:hint="eastAsia"/>
          <w:lang w:eastAsia="zh-CN"/>
        </w:rPr>
        <w:lastRenderedPageBreak/>
        <w:t>三</w:t>
      </w:r>
      <w:r w:rsidR="00C21F2F" w:rsidRPr="00E67E5C">
        <w:rPr>
          <w:rFonts w:eastAsia="新宋体" w:hint="eastAsia"/>
          <w:lang w:eastAsia="zh-CN"/>
        </w:rPr>
        <w:t>.</w:t>
      </w:r>
      <w:r w:rsidR="00051374">
        <w:rPr>
          <w:rFonts w:eastAsia="新宋体"/>
          <w:lang w:eastAsia="zh-CN"/>
        </w:rPr>
        <w:t xml:space="preserve"> </w:t>
      </w:r>
      <w:r w:rsidR="00C21F2F">
        <w:rPr>
          <w:rFonts w:eastAsia="新宋体"/>
          <w:lang w:eastAsia="zh-CN"/>
        </w:rPr>
        <w:tab/>
        <w:t>DMC</w:t>
      </w:r>
      <w:r w:rsidR="00C21F2F">
        <w:rPr>
          <w:rFonts w:eastAsia="新宋体" w:hint="eastAsia"/>
          <w:lang w:eastAsia="zh-CN"/>
        </w:rPr>
        <w:t>对</w:t>
      </w:r>
      <w:r w:rsidR="00C21F2F">
        <w:rPr>
          <w:rFonts w:eastAsia="新宋体" w:hint="eastAsia"/>
          <w:lang w:eastAsia="zh-CN"/>
        </w:rPr>
        <w:t>QOS</w:t>
      </w:r>
      <w:r w:rsidR="00C21F2F">
        <w:rPr>
          <w:rFonts w:eastAsia="新宋体" w:hint="eastAsia"/>
          <w:lang w:eastAsia="zh-CN"/>
        </w:rPr>
        <w:t>的</w:t>
      </w:r>
      <w:r w:rsidR="00C21F2F">
        <w:rPr>
          <w:rFonts w:eastAsia="新宋体"/>
          <w:lang w:eastAsia="zh-CN"/>
        </w:rPr>
        <w:t>处理</w:t>
      </w:r>
      <w:bookmarkEnd w:id="21"/>
    </w:p>
    <w:p w:rsidR="000E4A4F" w:rsidRDefault="000E4A4F" w:rsidP="0028509D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经过</w:t>
      </w:r>
      <w:r>
        <w:rPr>
          <w:rFonts w:eastAsia="新宋体"/>
          <w:lang w:eastAsia="zh-CN"/>
        </w:rPr>
        <w:t>上面的层层传递最终</w:t>
      </w:r>
      <w:r>
        <w:rPr>
          <w:rFonts w:eastAsia="新宋体" w:hint="eastAsia"/>
          <w:lang w:eastAsia="zh-CN"/>
        </w:rPr>
        <w:t>8</w:t>
      </w:r>
      <w:r>
        <w:rPr>
          <w:rFonts w:eastAsia="新宋体" w:hint="eastAsia"/>
          <w:lang w:eastAsia="zh-CN"/>
        </w:rPr>
        <w:t>个</w:t>
      </w:r>
      <w:r>
        <w:rPr>
          <w:rFonts w:eastAsia="新宋体" w:hint="eastAsia"/>
          <w:lang w:eastAsia="zh-CN"/>
        </w:rPr>
        <w:t>DDR PORT</w:t>
      </w:r>
      <w:r>
        <w:rPr>
          <w:rFonts w:eastAsia="新宋体" w:hint="eastAsia"/>
          <w:lang w:eastAsia="zh-CN"/>
        </w:rPr>
        <w:t>端口</w:t>
      </w:r>
      <w:r>
        <w:rPr>
          <w:rFonts w:eastAsia="新宋体"/>
          <w:lang w:eastAsia="zh-CN"/>
        </w:rPr>
        <w:t>的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值</w:t>
      </w:r>
      <w:r>
        <w:rPr>
          <w:rFonts w:eastAsia="新宋体"/>
          <w:lang w:eastAsia="zh-CN"/>
        </w:rPr>
        <w:t>传递</w:t>
      </w:r>
      <w:r>
        <w:rPr>
          <w:rFonts w:eastAsia="新宋体" w:hint="eastAsia"/>
          <w:lang w:eastAsia="zh-CN"/>
        </w:rPr>
        <w:t>给</w:t>
      </w:r>
      <w:r>
        <w:rPr>
          <w:rFonts w:eastAsia="新宋体"/>
          <w:lang w:eastAsia="zh-CN"/>
        </w:rPr>
        <w:t>了仲裁器，</w:t>
      </w:r>
      <w:proofErr w:type="gramStart"/>
      <w:r>
        <w:rPr>
          <w:rFonts w:eastAsia="新宋体"/>
          <w:lang w:eastAsia="zh-CN"/>
        </w:rPr>
        <w:t>仲裁器</w:t>
      </w:r>
      <w:proofErr w:type="gramEnd"/>
      <w:r>
        <w:rPr>
          <w:rFonts w:eastAsia="新宋体"/>
          <w:lang w:eastAsia="zh-CN"/>
        </w:rPr>
        <w:t>会</w:t>
      </w:r>
      <w:r w:rsidR="0028509D">
        <w:rPr>
          <w:rFonts w:eastAsia="新宋体" w:hint="eastAsia"/>
          <w:lang w:eastAsia="zh-CN"/>
        </w:rPr>
        <w:t>将</w:t>
      </w:r>
      <w:r>
        <w:rPr>
          <w:rFonts w:eastAsia="新宋体" w:hint="eastAsia"/>
          <w:lang w:eastAsia="zh-CN"/>
        </w:rPr>
        <w:t>传递</w:t>
      </w:r>
      <w:r>
        <w:rPr>
          <w:rFonts w:eastAsia="新宋体"/>
          <w:lang w:eastAsia="zh-CN"/>
        </w:rPr>
        <w:t>的</w:t>
      </w:r>
      <w:r w:rsidR="0028509D">
        <w:rPr>
          <w:rFonts w:eastAsia="新宋体" w:hint="eastAsia"/>
          <w:lang w:eastAsia="zh-CN"/>
        </w:rPr>
        <w:t>QOS</w:t>
      </w:r>
      <w:r w:rsidR="0028509D">
        <w:rPr>
          <w:rFonts w:eastAsia="新宋体"/>
          <w:lang w:eastAsia="zh-CN"/>
        </w:rPr>
        <w:t>按照</w:t>
      </w:r>
      <w:r w:rsidR="0028509D">
        <w:rPr>
          <w:rFonts w:eastAsia="新宋体"/>
          <w:lang w:eastAsia="zh-CN"/>
        </w:rPr>
        <w:t>F~0</w:t>
      </w:r>
      <w:r w:rsidR="0028509D">
        <w:rPr>
          <w:rFonts w:eastAsia="新宋体" w:hint="eastAsia"/>
          <w:lang w:eastAsia="zh-CN"/>
        </w:rPr>
        <w:t>的</w:t>
      </w:r>
      <w:r w:rsidR="0028509D">
        <w:rPr>
          <w:rFonts w:eastAsia="新宋体"/>
          <w:lang w:eastAsia="zh-CN"/>
        </w:rPr>
        <w:t>顺序</w:t>
      </w:r>
      <w:r w:rsidR="0028509D">
        <w:rPr>
          <w:rFonts w:eastAsia="新宋体" w:hint="eastAsia"/>
          <w:lang w:eastAsia="zh-CN"/>
        </w:rPr>
        <w:t>映射</w:t>
      </w:r>
      <w:r w:rsidR="0028509D">
        <w:rPr>
          <w:rFonts w:eastAsia="新宋体"/>
          <w:lang w:eastAsia="zh-CN"/>
        </w:rPr>
        <w:t>成</w:t>
      </w:r>
      <w:r w:rsidR="0028509D">
        <w:rPr>
          <w:rFonts w:eastAsia="新宋体" w:hint="eastAsia"/>
          <w:lang w:eastAsia="zh-CN"/>
        </w:rPr>
        <w:t>3</w:t>
      </w:r>
      <w:r w:rsidR="0028509D">
        <w:rPr>
          <w:rFonts w:eastAsia="新宋体" w:hint="eastAsia"/>
          <w:lang w:eastAsia="zh-CN"/>
        </w:rPr>
        <w:t>个优先级</w:t>
      </w:r>
      <w:r w:rsidR="0028509D">
        <w:rPr>
          <w:rFonts w:eastAsia="新宋体" w:hint="eastAsia"/>
          <w:lang w:eastAsia="zh-CN"/>
        </w:rPr>
        <w:t>group</w:t>
      </w:r>
      <w:r w:rsidR="0028509D">
        <w:rPr>
          <w:rFonts w:eastAsia="新宋体" w:hint="eastAsia"/>
          <w:lang w:eastAsia="zh-CN"/>
        </w:rPr>
        <w:t>，</w:t>
      </w:r>
      <w:r w:rsidR="0028509D">
        <w:rPr>
          <w:rFonts w:eastAsia="新宋体"/>
          <w:lang w:eastAsia="zh-CN"/>
        </w:rPr>
        <w:t>分别为</w:t>
      </w:r>
      <w:r w:rsidR="0028509D">
        <w:rPr>
          <w:rFonts w:eastAsia="新宋体" w:hint="eastAsia"/>
          <w:lang w:eastAsia="zh-CN"/>
        </w:rPr>
        <w:t>normal</w:t>
      </w:r>
      <w:r w:rsidR="0028509D">
        <w:rPr>
          <w:rFonts w:eastAsia="新宋体" w:hint="eastAsia"/>
          <w:lang w:eastAsia="zh-CN"/>
        </w:rPr>
        <w:t>、</w:t>
      </w:r>
      <w:r w:rsidR="0028509D">
        <w:rPr>
          <w:rFonts w:eastAsia="新宋体" w:hint="eastAsia"/>
          <w:lang w:eastAsia="zh-CN"/>
        </w:rPr>
        <w:t>LOW</w:t>
      </w:r>
      <w:r w:rsidR="003F633F">
        <w:rPr>
          <w:rFonts w:eastAsia="新宋体"/>
          <w:lang w:eastAsia="zh-CN"/>
        </w:rPr>
        <w:t xml:space="preserve"> urgent</w:t>
      </w:r>
      <w:r w:rsidR="0028509D">
        <w:rPr>
          <w:rFonts w:eastAsia="新宋体" w:hint="eastAsia"/>
          <w:lang w:eastAsia="zh-CN"/>
        </w:rPr>
        <w:t>和</w:t>
      </w:r>
      <w:r w:rsidR="0028509D">
        <w:rPr>
          <w:rFonts w:eastAsia="新宋体"/>
          <w:lang w:eastAsia="zh-CN"/>
        </w:rPr>
        <w:t>High</w:t>
      </w:r>
      <w:r w:rsidR="003F633F">
        <w:rPr>
          <w:rFonts w:eastAsia="新宋体"/>
          <w:lang w:eastAsia="zh-CN"/>
        </w:rPr>
        <w:t xml:space="preserve"> urgent</w:t>
      </w:r>
      <w:r w:rsidR="0028509D">
        <w:rPr>
          <w:rFonts w:eastAsia="新宋体" w:hint="eastAsia"/>
          <w:lang w:eastAsia="zh-CN"/>
        </w:rPr>
        <w:t>，如</w:t>
      </w:r>
      <w:r w:rsidR="0028509D">
        <w:rPr>
          <w:rFonts w:eastAsia="新宋体"/>
          <w:lang w:eastAsia="zh-CN"/>
        </w:rPr>
        <w:t>下图：</w:t>
      </w:r>
    </w:p>
    <w:p w:rsidR="0028509D" w:rsidRDefault="0028509D" w:rsidP="00C21F2F">
      <w:pPr>
        <w:jc w:val="left"/>
      </w:pPr>
      <w:r>
        <w:object w:dxaOrig="9014" w:dyaOrig="4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38.05pt" o:ole="">
            <v:imagedata r:id="rId12" o:title=""/>
          </v:shape>
          <o:OLEObject Type="Embed" ProgID="Visio.Drawing.11" ShapeID="_x0000_i1025" DrawAspect="Content" ObjectID="_1628580891" r:id="rId13"/>
        </w:object>
      </w:r>
    </w:p>
    <w:p w:rsidR="00E87B05" w:rsidRDefault="00051374" w:rsidP="00E87B05">
      <w:pPr>
        <w:spacing w:line="360" w:lineRule="auto"/>
        <w:jc w:val="left"/>
        <w:rPr>
          <w:rFonts w:eastAsiaTheme="minorEastAsia"/>
          <w:lang w:eastAsia="zh-CN"/>
        </w:rPr>
      </w:pPr>
      <w:r>
        <w:tab/>
      </w:r>
      <w:proofErr w:type="gramStart"/>
      <w:r>
        <w:rPr>
          <w:rFonts w:eastAsiaTheme="minorEastAsia" w:hint="eastAsia"/>
          <w:lang w:eastAsia="zh-CN"/>
        </w:rPr>
        <w:t>仲裁器</w:t>
      </w:r>
      <w:proofErr w:type="gramEnd"/>
      <w:r>
        <w:rPr>
          <w:rFonts w:eastAsiaTheme="minorEastAsia"/>
          <w:lang w:eastAsia="zh-CN"/>
        </w:rPr>
        <w:t>有一个</w:t>
      </w:r>
      <w:r>
        <w:rPr>
          <w:rFonts w:eastAsiaTheme="minorEastAsia" w:hint="eastAsia"/>
          <w:lang w:eastAsia="zh-CN"/>
        </w:rPr>
        <w:t>长度</w:t>
      </w:r>
      <w:r>
        <w:rPr>
          <w:rFonts w:eastAsiaTheme="minorEastAsia" w:hint="eastAsia"/>
          <w:lang w:eastAsia="zh-CN"/>
        </w:rPr>
        <w:t>64</w:t>
      </w:r>
      <w:r w:rsidR="00E87B05">
        <w:rPr>
          <w:rFonts w:eastAsiaTheme="minorEastAsia" w:hint="eastAsia"/>
          <w:lang w:eastAsia="zh-CN"/>
        </w:rPr>
        <w:t>个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C</w:t>
      </w:r>
      <w:r>
        <w:rPr>
          <w:rFonts w:eastAsiaTheme="minorEastAsia"/>
          <w:lang w:eastAsia="zh-CN"/>
        </w:rPr>
        <w:t>ommand_q</w:t>
      </w:r>
      <w:r>
        <w:rPr>
          <w:rFonts w:eastAsiaTheme="minorEastAsia" w:hint="eastAsia"/>
          <w:lang w:eastAsia="zh-CN"/>
        </w:rPr>
        <w:t>，</w:t>
      </w:r>
      <w:proofErr w:type="gramStart"/>
      <w:r w:rsidR="00896E0A">
        <w:rPr>
          <w:rFonts w:eastAsiaTheme="minorEastAsia" w:hint="eastAsia"/>
          <w:lang w:eastAsia="zh-CN"/>
        </w:rPr>
        <w:t>仲裁器</w:t>
      </w:r>
      <w:proofErr w:type="gramEnd"/>
      <w:r w:rsidR="00896E0A">
        <w:rPr>
          <w:rFonts w:eastAsiaTheme="minorEastAsia"/>
          <w:lang w:eastAsia="zh-CN"/>
        </w:rPr>
        <w:t>会</w:t>
      </w:r>
      <w:r w:rsidR="00896E0A">
        <w:rPr>
          <w:rFonts w:eastAsiaTheme="minorEastAsia" w:hint="eastAsia"/>
          <w:lang w:eastAsia="zh-CN"/>
        </w:rPr>
        <w:t>按照</w:t>
      </w:r>
      <w:r w:rsidR="00896E0A" w:rsidRPr="00896E0A">
        <w:rPr>
          <w:rFonts w:eastAsiaTheme="minorEastAsia"/>
          <w:lang w:eastAsia="zh-CN"/>
        </w:rPr>
        <w:t>0~11</w:t>
      </w:r>
      <w:r w:rsidR="00896E0A">
        <w:rPr>
          <w:rFonts w:eastAsiaTheme="minorEastAsia" w:hint="eastAsia"/>
          <w:lang w:eastAsia="zh-CN"/>
        </w:rPr>
        <w:t>为</w:t>
      </w:r>
      <w:r w:rsidR="00896E0A">
        <w:rPr>
          <w:rFonts w:eastAsiaTheme="minorEastAsia" w:hint="eastAsia"/>
          <w:lang w:eastAsia="zh-CN"/>
        </w:rPr>
        <w:t>normal</w:t>
      </w:r>
      <w:r w:rsidR="00896E0A">
        <w:rPr>
          <w:rFonts w:eastAsiaTheme="minorEastAsia" w:hint="eastAsia"/>
          <w:lang w:eastAsia="zh-CN"/>
        </w:rPr>
        <w:t>、</w:t>
      </w:r>
      <w:r w:rsidR="00896E0A" w:rsidRPr="00896E0A">
        <w:rPr>
          <w:rFonts w:eastAsiaTheme="minorEastAsia"/>
          <w:lang w:eastAsia="zh-CN"/>
        </w:rPr>
        <w:t>12~13</w:t>
      </w:r>
      <w:r w:rsidR="00896E0A">
        <w:rPr>
          <w:rFonts w:eastAsiaTheme="minorEastAsia" w:hint="eastAsia"/>
          <w:lang w:eastAsia="zh-CN"/>
        </w:rPr>
        <w:t>为</w:t>
      </w:r>
      <w:r w:rsidR="00896E0A" w:rsidRPr="00896E0A">
        <w:rPr>
          <w:rFonts w:eastAsiaTheme="minorEastAsia"/>
          <w:lang w:eastAsia="zh-CN"/>
        </w:rPr>
        <w:t>low urgent</w:t>
      </w:r>
      <w:r w:rsidR="00896E0A">
        <w:rPr>
          <w:rFonts w:eastAsiaTheme="minorEastAsia" w:hint="eastAsia"/>
          <w:lang w:eastAsia="zh-CN"/>
        </w:rPr>
        <w:t>、</w:t>
      </w:r>
      <w:r w:rsidR="00896E0A" w:rsidRPr="00896E0A">
        <w:rPr>
          <w:rFonts w:eastAsiaTheme="minorEastAsia"/>
          <w:lang w:eastAsia="zh-CN"/>
        </w:rPr>
        <w:t>14~15</w:t>
      </w:r>
      <w:r w:rsidR="00896E0A">
        <w:rPr>
          <w:rFonts w:eastAsiaTheme="minorEastAsia" w:hint="eastAsia"/>
          <w:lang w:eastAsia="zh-CN"/>
        </w:rPr>
        <w:t>为</w:t>
      </w:r>
      <w:r w:rsidR="00896E0A" w:rsidRPr="00896E0A">
        <w:rPr>
          <w:rFonts w:eastAsiaTheme="minorEastAsia"/>
          <w:lang w:eastAsia="zh-CN"/>
        </w:rPr>
        <w:t>high urgent</w:t>
      </w:r>
      <w:r w:rsidR="00896E0A">
        <w:rPr>
          <w:rFonts w:eastAsiaTheme="minorEastAsia" w:hint="eastAsia"/>
          <w:lang w:eastAsia="zh-CN"/>
        </w:rPr>
        <w:t>往</w:t>
      </w:r>
      <w:r w:rsidR="00896E0A">
        <w:rPr>
          <w:rFonts w:eastAsiaTheme="minorEastAsia"/>
          <w:lang w:eastAsia="zh-CN"/>
        </w:rPr>
        <w:t>该</w:t>
      </w:r>
      <w:r w:rsidR="00896E0A">
        <w:rPr>
          <w:rFonts w:eastAsiaTheme="minorEastAsia" w:hint="eastAsia"/>
          <w:lang w:eastAsia="zh-CN"/>
        </w:rPr>
        <w:t>Q</w:t>
      </w:r>
      <w:r w:rsidR="00896E0A">
        <w:rPr>
          <w:rFonts w:eastAsiaTheme="minorEastAsia" w:hint="eastAsia"/>
          <w:lang w:eastAsia="zh-CN"/>
        </w:rPr>
        <w:t>里</w:t>
      </w:r>
      <w:r w:rsidR="00896E0A">
        <w:rPr>
          <w:rFonts w:eastAsiaTheme="minorEastAsia"/>
          <w:lang w:eastAsia="zh-CN"/>
        </w:rPr>
        <w:t>填充</w:t>
      </w:r>
      <w:r w:rsidR="00896E0A">
        <w:rPr>
          <w:rFonts w:eastAsiaTheme="minorEastAsia" w:hint="eastAsia"/>
          <w:lang w:eastAsia="zh-CN"/>
        </w:rPr>
        <w:t>，</w:t>
      </w:r>
      <w:r w:rsidR="00896E0A">
        <w:rPr>
          <w:rFonts w:eastAsiaTheme="minorEastAsia"/>
          <w:lang w:eastAsia="zh-CN"/>
        </w:rPr>
        <w:t>QOS</w:t>
      </w:r>
      <w:r w:rsidR="00896E0A">
        <w:rPr>
          <w:rFonts w:eastAsiaTheme="minorEastAsia" w:hint="eastAsia"/>
          <w:lang w:eastAsia="zh-CN"/>
        </w:rPr>
        <w:t>高</w:t>
      </w:r>
      <w:r w:rsidR="00896E0A">
        <w:rPr>
          <w:rFonts w:eastAsiaTheme="minorEastAsia"/>
          <w:lang w:eastAsia="zh-CN"/>
        </w:rPr>
        <w:t>的将优先填充</w:t>
      </w:r>
      <w:r w:rsidR="00E87B05">
        <w:rPr>
          <w:rFonts w:eastAsiaTheme="minorEastAsia" w:hint="eastAsia"/>
          <w:lang w:eastAsia="zh-CN"/>
        </w:rPr>
        <w:t>。从</w:t>
      </w:r>
      <w:r w:rsidR="00E87B05">
        <w:rPr>
          <w:rFonts w:eastAsiaTheme="minorEastAsia"/>
          <w:lang w:eastAsia="zh-CN"/>
        </w:rPr>
        <w:t>该阶段开始</w:t>
      </w:r>
      <w:r w:rsidR="00E87B05">
        <w:rPr>
          <w:rFonts w:eastAsiaTheme="minorEastAsia" w:hint="eastAsia"/>
          <w:lang w:eastAsia="zh-CN"/>
        </w:rPr>
        <w:t>QOS</w:t>
      </w:r>
      <w:r w:rsidR="00E87B05">
        <w:rPr>
          <w:rFonts w:eastAsiaTheme="minorEastAsia" w:hint="eastAsia"/>
          <w:lang w:eastAsia="zh-CN"/>
        </w:rPr>
        <w:t>的</w:t>
      </w:r>
      <w:r w:rsidR="00E87B05">
        <w:rPr>
          <w:rFonts w:eastAsiaTheme="minorEastAsia"/>
          <w:lang w:eastAsia="zh-CN"/>
        </w:rPr>
        <w:t>值将不再使用，所有</w:t>
      </w:r>
      <w:r w:rsidR="00E87B05">
        <w:rPr>
          <w:rFonts w:eastAsiaTheme="minorEastAsia" w:hint="eastAsia"/>
          <w:lang w:eastAsia="zh-CN"/>
        </w:rPr>
        <w:t>的</w:t>
      </w:r>
      <w:r w:rsidR="00E87B05">
        <w:rPr>
          <w:rFonts w:eastAsiaTheme="minorEastAsia"/>
          <w:lang w:eastAsia="zh-CN"/>
        </w:rPr>
        <w:t>访问都变成了</w:t>
      </w:r>
      <w:r w:rsidR="00E87B05">
        <w:rPr>
          <w:rFonts w:eastAsiaTheme="minorEastAsia" w:hint="eastAsia"/>
          <w:lang w:eastAsia="zh-CN"/>
        </w:rPr>
        <w:t>3</w:t>
      </w:r>
      <w:r w:rsidR="00E87B05">
        <w:rPr>
          <w:rFonts w:eastAsiaTheme="minorEastAsia" w:hint="eastAsia"/>
          <w:lang w:eastAsia="zh-CN"/>
        </w:rPr>
        <w:t>个</w:t>
      </w:r>
      <w:r w:rsidR="00E87B05">
        <w:rPr>
          <w:rFonts w:eastAsiaTheme="minorEastAsia"/>
          <w:lang w:eastAsia="zh-CN"/>
        </w:rPr>
        <w:t>优先级</w:t>
      </w:r>
      <w:r w:rsidR="00E87B05">
        <w:rPr>
          <w:rFonts w:eastAsiaTheme="minorEastAsia"/>
          <w:lang w:eastAsia="zh-CN"/>
        </w:rPr>
        <w:t>group</w:t>
      </w:r>
      <w:r w:rsidR="00E87B05">
        <w:rPr>
          <w:rFonts w:eastAsiaTheme="minorEastAsia" w:hint="eastAsia"/>
          <w:lang w:eastAsia="zh-CN"/>
        </w:rPr>
        <w:t>。</w:t>
      </w:r>
    </w:p>
    <w:p w:rsidR="00E87B05" w:rsidRDefault="00E87B05" w:rsidP="00E87B05">
      <w:pPr>
        <w:spacing w:line="360" w:lineRule="auto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  <w:t>Command_q</w:t>
      </w:r>
      <w:r>
        <w:rPr>
          <w:rFonts w:eastAsiaTheme="minorEastAsia" w:hint="eastAsia"/>
          <w:lang w:eastAsia="zh-CN"/>
        </w:rPr>
        <w:t>并不是</w:t>
      </w:r>
      <w:r>
        <w:rPr>
          <w:rFonts w:eastAsiaTheme="minorEastAsia"/>
          <w:lang w:eastAsia="zh-CN"/>
        </w:rPr>
        <w:t>所有的都对外开放，其会预留</w:t>
      </w:r>
      <w:r>
        <w:rPr>
          <w:rFonts w:eastAsiaTheme="minorEastAsia" w:hint="eastAsia"/>
          <w:lang w:eastAsia="zh-CN"/>
        </w:rPr>
        <w:t>4</w:t>
      </w:r>
      <w:r>
        <w:rPr>
          <w:rFonts w:eastAsiaTheme="minorEastAsia" w:hint="eastAsia"/>
          <w:lang w:eastAsia="zh-CN"/>
        </w:rPr>
        <w:t>个</w:t>
      </w:r>
      <w:r>
        <w:rPr>
          <w:rFonts w:eastAsiaTheme="minorEastAsia"/>
          <w:lang w:eastAsia="zh-CN"/>
        </w:rPr>
        <w:t>位置</w:t>
      </w:r>
      <w:r w:rsidR="003F633F">
        <w:rPr>
          <w:rFonts w:eastAsiaTheme="minorEastAsia" w:hint="eastAsia"/>
          <w:lang w:eastAsia="zh-CN"/>
        </w:rPr>
        <w:t>专</w:t>
      </w:r>
      <w:r>
        <w:rPr>
          <w:rFonts w:eastAsiaTheme="minorEastAsia" w:hint="eastAsia"/>
          <w:lang w:eastAsia="zh-CN"/>
        </w:rPr>
        <w:t>供</w:t>
      </w:r>
      <w:r>
        <w:rPr>
          <w:rFonts w:eastAsiaTheme="minorEastAsia"/>
          <w:lang w:eastAsia="zh-CN"/>
        </w:rPr>
        <w:t>给</w:t>
      </w:r>
      <w:r>
        <w:rPr>
          <w:rFonts w:eastAsiaTheme="minorEastAsia"/>
          <w:lang w:eastAsia="zh-CN"/>
        </w:rPr>
        <w:t>Urgent</w:t>
      </w:r>
      <w:r>
        <w:rPr>
          <w:rFonts w:eastAsiaTheme="minorEastAsia"/>
          <w:lang w:eastAsia="zh-CN"/>
        </w:rPr>
        <w:t>的</w:t>
      </w:r>
      <w:r>
        <w:rPr>
          <w:rFonts w:eastAsiaTheme="minorEastAsia" w:hint="eastAsia"/>
          <w:lang w:eastAsia="zh-CN"/>
        </w:rPr>
        <w:t>QOS</w:t>
      </w:r>
      <w:r>
        <w:rPr>
          <w:rFonts w:eastAsiaTheme="minorEastAsia" w:hint="eastAsia"/>
          <w:lang w:eastAsia="zh-CN"/>
        </w:rPr>
        <w:t>填充</w:t>
      </w:r>
      <w:r>
        <w:rPr>
          <w:rFonts w:eastAsiaTheme="minorEastAsia"/>
          <w:lang w:eastAsia="zh-CN"/>
        </w:rPr>
        <w:t>，</w:t>
      </w:r>
      <w:r>
        <w:rPr>
          <w:rFonts w:eastAsiaTheme="minorEastAsia" w:hint="eastAsia"/>
          <w:lang w:eastAsia="zh-CN"/>
        </w:rPr>
        <w:t>因为</w:t>
      </w:r>
      <w:r>
        <w:rPr>
          <w:rFonts w:eastAsiaTheme="minorEastAsia"/>
          <w:lang w:eastAsia="zh-CN"/>
        </w:rPr>
        <w:t>如果整个</w:t>
      </w:r>
      <w:r>
        <w:rPr>
          <w:rFonts w:eastAsiaTheme="minorEastAsia" w:hint="eastAsia"/>
          <w:lang w:eastAsia="zh-CN"/>
        </w:rPr>
        <w:t>queue</w:t>
      </w:r>
      <w:r>
        <w:rPr>
          <w:rFonts w:eastAsiaTheme="minorEastAsia" w:hint="eastAsia"/>
          <w:lang w:eastAsia="zh-CN"/>
        </w:rPr>
        <w:t>对</w:t>
      </w:r>
      <w:r>
        <w:rPr>
          <w:rFonts w:eastAsiaTheme="minorEastAsia"/>
          <w:lang w:eastAsia="zh-CN"/>
        </w:rPr>
        <w:t>外开放，那么一旦</w:t>
      </w:r>
      <w:r>
        <w:rPr>
          <w:rFonts w:eastAsiaTheme="minorEastAsia" w:hint="eastAsia"/>
          <w:lang w:eastAsia="zh-CN"/>
        </w:rPr>
        <w:t>queue</w:t>
      </w:r>
      <w:r>
        <w:rPr>
          <w:rFonts w:eastAsiaTheme="minorEastAsia" w:hint="eastAsia"/>
          <w:lang w:eastAsia="zh-CN"/>
        </w:rPr>
        <w:t>被</w:t>
      </w:r>
      <w:r>
        <w:rPr>
          <w:rFonts w:eastAsiaTheme="minorEastAsia"/>
          <w:lang w:eastAsia="zh-CN"/>
        </w:rPr>
        <w:t>填满，那么</w:t>
      </w:r>
      <w:r>
        <w:rPr>
          <w:rFonts w:eastAsiaTheme="minorEastAsia" w:hint="eastAsia"/>
          <w:lang w:eastAsia="zh-CN"/>
        </w:rPr>
        <w:t>urgent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请求将无法填充，无法被相应</w:t>
      </w:r>
      <w:r w:rsidR="00537B14">
        <w:rPr>
          <w:rFonts w:eastAsiaTheme="minorEastAsia" w:hint="eastAsia"/>
          <w:lang w:eastAsia="zh-CN"/>
        </w:rPr>
        <w:t>，</w:t>
      </w:r>
      <w:r w:rsidR="00537B14">
        <w:rPr>
          <w:rFonts w:eastAsiaTheme="minorEastAsia"/>
          <w:lang w:eastAsia="zh-CN"/>
        </w:rPr>
        <w:t>势必会造成</w:t>
      </w:r>
      <w:r w:rsidR="00537B14">
        <w:rPr>
          <w:rFonts w:eastAsiaTheme="minorEastAsia" w:hint="eastAsia"/>
          <w:lang w:eastAsia="zh-CN"/>
        </w:rPr>
        <w:t>overflow</w:t>
      </w:r>
      <w:r w:rsidR="00537B14">
        <w:rPr>
          <w:rFonts w:eastAsiaTheme="minorEastAsia" w:hint="eastAsia"/>
          <w:lang w:eastAsia="zh-CN"/>
        </w:rPr>
        <w:t>的</w:t>
      </w:r>
      <w:r w:rsidR="00537B14">
        <w:rPr>
          <w:rFonts w:eastAsiaTheme="minorEastAsia"/>
          <w:lang w:eastAsia="zh-CN"/>
        </w:rPr>
        <w:t>现象</w:t>
      </w:r>
      <w:r>
        <w:rPr>
          <w:rFonts w:eastAsiaTheme="minorEastAsia" w:hint="eastAsia"/>
          <w:lang w:eastAsia="zh-CN"/>
        </w:rPr>
        <w:t>。</w:t>
      </w:r>
    </w:p>
    <w:p w:rsidR="00E87B05" w:rsidRDefault="00E87B05" w:rsidP="00E87B05">
      <w:pPr>
        <w:spacing w:line="360" w:lineRule="auto"/>
        <w:jc w:val="left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 w:rsidR="00537B14">
        <w:rPr>
          <w:rFonts w:eastAsiaTheme="minorEastAsia" w:hint="eastAsia"/>
          <w:lang w:eastAsia="zh-CN"/>
        </w:rPr>
        <w:t>在</w:t>
      </w:r>
      <w:r w:rsidR="00537B14">
        <w:rPr>
          <w:rFonts w:eastAsiaTheme="minorEastAsia"/>
          <w:lang w:eastAsia="zh-CN"/>
        </w:rPr>
        <w:t>映射完成</w:t>
      </w:r>
      <w:r w:rsidR="00537B14">
        <w:rPr>
          <w:rFonts w:eastAsiaTheme="minorEastAsia" w:hint="eastAsia"/>
          <w:lang w:eastAsia="zh-CN"/>
        </w:rPr>
        <w:t>后</w:t>
      </w:r>
      <w:r w:rsidR="00537B14">
        <w:rPr>
          <w:rFonts w:eastAsiaTheme="minorEastAsia"/>
          <w:lang w:eastAsia="zh-CN"/>
        </w:rPr>
        <w:t>，此时</w:t>
      </w:r>
      <w:r>
        <w:rPr>
          <w:rFonts w:eastAsiaTheme="minorEastAsia" w:hint="eastAsia"/>
          <w:lang w:eastAsia="zh-CN"/>
        </w:rPr>
        <w:t>访问</w:t>
      </w:r>
      <w:r>
        <w:rPr>
          <w:rFonts w:eastAsiaTheme="minorEastAsia" w:hint="eastAsia"/>
          <w:lang w:eastAsia="zh-CN"/>
        </w:rPr>
        <w:t xml:space="preserve">DDR 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顺序会按照两点</w:t>
      </w:r>
      <w:r>
        <w:rPr>
          <w:rFonts w:eastAsiaTheme="minorEastAsia" w:hint="eastAsia"/>
          <w:lang w:eastAsia="zh-CN"/>
        </w:rPr>
        <w:t>进行</w:t>
      </w:r>
      <w:r>
        <w:rPr>
          <w:rFonts w:eastAsiaTheme="minorEastAsia"/>
          <w:lang w:eastAsia="zh-CN"/>
        </w:rPr>
        <w:t>：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、</w:t>
      </w:r>
      <w:r>
        <w:rPr>
          <w:rFonts w:eastAsiaTheme="minorEastAsia"/>
          <w:lang w:eastAsia="zh-CN"/>
        </w:rPr>
        <w:t>优先级的</w:t>
      </w:r>
      <w:r>
        <w:rPr>
          <w:rFonts w:eastAsiaTheme="minorEastAsia"/>
          <w:lang w:eastAsia="zh-CN"/>
        </w:rPr>
        <w:t>Group 2</w:t>
      </w:r>
      <w:r>
        <w:rPr>
          <w:rFonts w:eastAsiaTheme="minorEastAsia" w:hint="eastAsia"/>
          <w:lang w:eastAsia="zh-CN"/>
        </w:rPr>
        <w:t>、</w:t>
      </w:r>
      <w:r>
        <w:rPr>
          <w:rFonts w:eastAsiaTheme="minorEastAsia"/>
          <w:lang w:eastAsia="zh-CN"/>
        </w:rPr>
        <w:t>性能需求（</w:t>
      </w:r>
      <w:r>
        <w:rPr>
          <w:rFonts w:eastAsiaTheme="minorEastAsia" w:hint="eastAsia"/>
          <w:lang w:eastAsia="zh-CN"/>
        </w:rPr>
        <w:t>如</w:t>
      </w:r>
      <w:r>
        <w:rPr>
          <w:rFonts w:eastAsiaTheme="minorEastAsia"/>
          <w:lang w:eastAsia="zh-CN"/>
        </w:rPr>
        <w:t>同一个</w:t>
      </w:r>
      <w:r>
        <w:rPr>
          <w:rFonts w:eastAsiaTheme="minorEastAsia" w:hint="eastAsia"/>
          <w:lang w:eastAsia="zh-CN"/>
        </w:rPr>
        <w:t>CS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/>
          <w:lang w:eastAsia="zh-CN"/>
        </w:rPr>
        <w:t>访问会连续进行，避免</w:t>
      </w:r>
      <w:r>
        <w:rPr>
          <w:rFonts w:eastAsiaTheme="minorEastAsia" w:hint="eastAsia"/>
          <w:lang w:eastAsia="zh-CN"/>
        </w:rPr>
        <w:t>频繁切换</w:t>
      </w:r>
      <w:r>
        <w:rPr>
          <w:rFonts w:eastAsiaTheme="minorEastAsia" w:hint="eastAsia"/>
          <w:lang w:eastAsia="zh-CN"/>
        </w:rPr>
        <w:t>C</w:t>
      </w:r>
      <w:r>
        <w:rPr>
          <w:rFonts w:eastAsiaTheme="minorEastAsia"/>
          <w:lang w:eastAsia="zh-CN"/>
        </w:rPr>
        <w:t>S</w:t>
      </w:r>
      <w:r>
        <w:rPr>
          <w:rFonts w:eastAsiaTheme="minorEastAsia" w:hint="eastAsia"/>
          <w:lang w:eastAsia="zh-CN"/>
        </w:rPr>
        <w:t>，</w:t>
      </w:r>
      <w:r>
        <w:rPr>
          <w:rFonts w:eastAsiaTheme="minorEastAsia"/>
          <w:lang w:eastAsia="zh-CN"/>
        </w:rPr>
        <w:t>提升性能）</w:t>
      </w:r>
    </w:p>
    <w:p w:rsidR="00537B14" w:rsidRPr="00E87B05" w:rsidRDefault="00537B14" w:rsidP="00E87B05">
      <w:pPr>
        <w:spacing w:line="360" w:lineRule="auto"/>
        <w:jc w:val="left"/>
        <w:rPr>
          <w:rFonts w:eastAsiaTheme="minorEastAsia"/>
          <w:lang w:eastAsia="zh-CN"/>
        </w:rPr>
      </w:pPr>
    </w:p>
    <w:p w:rsidR="00C21F2F" w:rsidRPr="00E67E5C" w:rsidRDefault="00103DFF" w:rsidP="00103DFF">
      <w:pPr>
        <w:pStyle w:val="3"/>
        <w:rPr>
          <w:rFonts w:eastAsia="新宋体"/>
          <w:lang w:eastAsia="zh-CN"/>
        </w:rPr>
      </w:pPr>
      <w:bookmarkStart w:id="22" w:name="_Toc524509126"/>
      <w:r>
        <w:rPr>
          <w:rFonts w:eastAsia="新宋体" w:hint="eastAsia"/>
          <w:lang w:eastAsia="zh-CN"/>
        </w:rPr>
        <w:lastRenderedPageBreak/>
        <w:t>四</w:t>
      </w:r>
      <w:r w:rsidR="00C21F2F">
        <w:rPr>
          <w:rFonts w:eastAsia="新宋体" w:hint="eastAsia"/>
          <w:lang w:eastAsia="zh-CN"/>
        </w:rPr>
        <w:t>.</w:t>
      </w:r>
      <w:r w:rsidR="00C21F2F">
        <w:rPr>
          <w:rFonts w:eastAsia="新宋体"/>
          <w:lang w:eastAsia="zh-CN"/>
        </w:rPr>
        <w:tab/>
        <w:t>SharkL5</w:t>
      </w:r>
      <w:r w:rsidR="00C21F2F">
        <w:rPr>
          <w:rFonts w:eastAsia="新宋体" w:hint="eastAsia"/>
          <w:lang w:eastAsia="zh-CN"/>
        </w:rPr>
        <w:t>的</w:t>
      </w:r>
      <w:r w:rsidR="00C21F2F">
        <w:rPr>
          <w:rFonts w:eastAsia="新宋体" w:hint="eastAsia"/>
          <w:lang w:eastAsia="zh-CN"/>
        </w:rPr>
        <w:t>QOS</w:t>
      </w:r>
      <w:r w:rsidR="00E94A19">
        <w:rPr>
          <w:rFonts w:eastAsia="新宋体" w:hint="eastAsia"/>
          <w:lang w:eastAsia="zh-CN"/>
        </w:rPr>
        <w:t>结构</w:t>
      </w:r>
      <w:r w:rsidR="00E94A19">
        <w:rPr>
          <w:rFonts w:eastAsia="新宋体"/>
          <w:lang w:eastAsia="zh-CN"/>
        </w:rPr>
        <w:t>及</w:t>
      </w:r>
      <w:r w:rsidR="00C21F2F">
        <w:rPr>
          <w:rFonts w:eastAsia="新宋体" w:hint="eastAsia"/>
          <w:lang w:eastAsia="zh-CN"/>
        </w:rPr>
        <w:t>配置</w:t>
      </w:r>
      <w:bookmarkEnd w:id="22"/>
    </w:p>
    <w:bookmarkStart w:id="23" w:name="_Toc524509127"/>
    <w:p w:rsidR="00103DFF" w:rsidRPr="00E616F4" w:rsidRDefault="00953944" w:rsidP="00E616F4">
      <w:pPr>
        <w:pStyle w:val="4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43FB8B" wp14:editId="4615DA1D">
                <wp:simplePos x="0" y="0"/>
                <wp:positionH relativeFrom="column">
                  <wp:posOffset>85550</wp:posOffset>
                </wp:positionH>
                <wp:positionV relativeFrom="paragraph">
                  <wp:posOffset>553537</wp:posOffset>
                </wp:positionV>
                <wp:extent cx="2490758" cy="510493"/>
                <wp:effectExtent l="0" t="0" r="0" b="444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758" cy="5104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944" w:rsidRPr="00953944" w:rsidRDefault="00953944" w:rsidP="00953944">
                            <w:pPr>
                              <w:rPr>
                                <w:rFonts w:eastAsiaTheme="minorEastAsia"/>
                                <w:color w:val="FF0000"/>
                                <w:highlight w:val="yellow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/>
                                <w:color w:val="FF0000"/>
                                <w:highlight w:val="yellow"/>
                                <w:lang w:eastAsia="zh-CN"/>
                              </w:rPr>
                              <w:t>DCAM</w:t>
                            </w:r>
                            <w:proofErr w:type="gramStart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highlight w:val="yellow"/>
                                <w:lang w:eastAsia="zh-CN"/>
                              </w:rPr>
                              <w:t>:</w:t>
                            </w:r>
                            <w:r w:rsidRPr="00953944">
                              <w:rPr>
                                <w:rFonts w:eastAsiaTheme="minor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Low:</w:t>
                            </w:r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</w:t>
                            </w:r>
                            <w:proofErr w:type="gramEnd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/w:10/10</w:t>
                            </w:r>
                          </w:p>
                          <w:p w:rsidR="00953944" w:rsidRPr="00953944" w:rsidRDefault="00953944" w:rsidP="00953944">
                            <w:pPr>
                              <w:ind w:left="420" w:firstLineChars="150" w:firstLine="330"/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  <w:t>High</w:t>
                            </w:r>
                            <w:proofErr w:type="gramStart"/>
                            <w:r w:rsidRPr="00953944"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  <w:t>:r:13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43FB8B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6.75pt;margin-top:43.6pt;width:196.1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" filled="f" stroked="f" strokeweight=".5pt">
                <v:textbox>
                  <w:txbxContent>
                    <w:p w:rsidR="00953944" w:rsidRPr="00953944" w:rsidRDefault="00953944" w:rsidP="00953944">
                      <w:pPr>
                        <w:rPr>
                          <w:rFonts w:eastAsiaTheme="minorEastAsia"/>
                          <w:color w:val="FF0000"/>
                          <w:highlight w:val="yellow"/>
                          <w:lang w:eastAsia="zh-CN"/>
                        </w:rPr>
                      </w:pPr>
                      <w:proofErr w:type="spellStart"/>
                      <w:r w:rsidRPr="00953944">
                        <w:rPr>
                          <w:rFonts w:eastAsiaTheme="minorEastAsia"/>
                          <w:color w:val="FF0000"/>
                          <w:highlight w:val="yellow"/>
                          <w:lang w:eastAsia="zh-CN"/>
                        </w:rPr>
                        <w:t>DCAM</w:t>
                      </w:r>
                      <w:proofErr w:type="gramStart"/>
                      <w:r w:rsidRPr="00953944">
                        <w:rPr>
                          <w:rFonts w:eastAsiaTheme="minorEastAsia" w:hint="eastAsia"/>
                          <w:color w:val="FF0000"/>
                          <w:highlight w:val="yellow"/>
                          <w:lang w:eastAsia="zh-CN"/>
                        </w:rPr>
                        <w:t>:</w:t>
                      </w:r>
                      <w:r w:rsidRPr="00953944">
                        <w:rPr>
                          <w:rFonts w:eastAsiaTheme="minor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Low:</w:t>
                      </w:r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</w:t>
                      </w:r>
                      <w:proofErr w:type="spellEnd"/>
                      <w:proofErr w:type="gramEnd"/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/w:10/10</w:t>
                      </w:r>
                    </w:p>
                    <w:p w:rsidR="00953944" w:rsidRPr="00953944" w:rsidRDefault="00953944" w:rsidP="00953944">
                      <w:pPr>
                        <w:ind w:left="420" w:firstLineChars="150" w:firstLine="330"/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 w:rsidRPr="00953944"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  <w:t>High</w:t>
                      </w:r>
                      <w:proofErr w:type="gramStart"/>
                      <w:r w:rsidRPr="00953944"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  <w:t>:r:13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616F4" w:rsidRPr="00E616F4">
        <w:rPr>
          <w:rFonts w:hint="eastAsia"/>
          <w:lang w:eastAsia="zh-CN"/>
        </w:rPr>
        <w:t>4.1DPU</w:t>
      </w:r>
      <w:r w:rsidR="00E616F4" w:rsidRPr="00E616F4">
        <w:rPr>
          <w:rFonts w:hint="eastAsia"/>
          <w:lang w:eastAsia="zh-CN"/>
        </w:rPr>
        <w:t>、</w:t>
      </w:r>
      <w:r w:rsidR="00E616F4" w:rsidRPr="00E616F4">
        <w:rPr>
          <w:rFonts w:hint="eastAsia"/>
          <w:lang w:eastAsia="zh-CN"/>
        </w:rPr>
        <w:t>DCAM</w:t>
      </w:r>
      <w:bookmarkEnd w:id="23"/>
    </w:p>
    <w:p w:rsidR="00103DFF" w:rsidRDefault="00A06BD9" w:rsidP="0050618A">
      <w:pPr>
        <w:jc w:val="center"/>
        <w:rPr>
          <w:rFonts w:eastAsia="新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5D6379" wp14:editId="4CBE0A19">
                <wp:simplePos x="0" y="0"/>
                <wp:positionH relativeFrom="margin">
                  <wp:posOffset>375506</wp:posOffset>
                </wp:positionH>
                <wp:positionV relativeFrom="paragraph">
                  <wp:posOffset>3694761</wp:posOffset>
                </wp:positionV>
                <wp:extent cx="922352" cy="294198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94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BD9" w:rsidRPr="00953944" w:rsidRDefault="00A06BD9" w:rsidP="00A06BD9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 w:rsidRPr="00A06BD9">
                              <w:rPr>
                                <w:rFonts w:eastAsiaTheme="minorEastAsia"/>
                                <w:color w:val="FF0000"/>
                                <w:highlight w:val="cyan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A06BD9">
                              <w:rPr>
                                <w:rFonts w:eastAsiaTheme="minorEastAsia"/>
                                <w:color w:val="FF0000"/>
                                <w:highlight w:val="cyan"/>
                                <w:lang w:eastAsia="zh-CN"/>
                              </w:rPr>
                              <w:t>:13</w:t>
                            </w:r>
                            <w:proofErr w:type="gramEnd"/>
                            <w:r w:rsidRPr="00A06BD9">
                              <w:rPr>
                                <w:rFonts w:eastAsiaTheme="minorEastAsia"/>
                                <w:color w:val="FF0000"/>
                                <w:highlight w:val="cyan"/>
                                <w:lang w:eastAsia="zh-CN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D6379" id="文本框 23" o:spid="_x0000_s1027" type="#_x0000_t202" style="position:absolute;left:0;text-align:left;margin-left:29.55pt;margin-top:290.95pt;width:72.65pt;height:23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" filled="f" stroked="f" strokeweight=".5pt">
                <v:textbox>
                  <w:txbxContent>
                    <w:p w:rsidR="00A06BD9" w:rsidRPr="00953944" w:rsidRDefault="00A06BD9" w:rsidP="00A06BD9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 w:rsidRPr="00A06BD9">
                        <w:rPr>
                          <w:rFonts w:eastAsiaTheme="minorEastAsia"/>
                          <w:color w:val="FF0000"/>
                          <w:highlight w:val="cyan"/>
                          <w:lang w:eastAsia="zh-CN"/>
                        </w:rPr>
                        <w:t>R/W</w:t>
                      </w:r>
                      <w:proofErr w:type="gramStart"/>
                      <w:r w:rsidRPr="00A06BD9">
                        <w:rPr>
                          <w:rFonts w:eastAsiaTheme="minorEastAsia"/>
                          <w:color w:val="FF0000"/>
                          <w:highlight w:val="cyan"/>
                          <w:lang w:eastAsia="zh-CN"/>
                        </w:rPr>
                        <w:t>:13</w:t>
                      </w:r>
                      <w:proofErr w:type="gramEnd"/>
                      <w:r w:rsidRPr="00A06BD9">
                        <w:rPr>
                          <w:rFonts w:eastAsiaTheme="minorEastAsia"/>
                          <w:color w:val="FF0000"/>
                          <w:highlight w:val="cyan"/>
                          <w:lang w:eastAsia="zh-CN"/>
                        </w:rPr>
                        <w:t>/13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5D4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64590" wp14:editId="6CF76F0A">
                <wp:simplePos x="0" y="0"/>
                <wp:positionH relativeFrom="column">
                  <wp:posOffset>4184235</wp:posOffset>
                </wp:positionH>
                <wp:positionV relativeFrom="paragraph">
                  <wp:posOffset>4076231</wp:posOffset>
                </wp:positionV>
                <wp:extent cx="898498" cy="341906"/>
                <wp:effectExtent l="0" t="0" r="0" b="12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498" cy="341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D43" w:rsidRPr="00725D43" w:rsidRDefault="00725D43">
                            <w:pPr>
                              <w:rPr>
                                <w:rFonts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PUB</w:t>
                            </w: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64590" id="文本框 22" o:spid="_x0000_s1028" type="#_x0000_t202" style="position:absolute;left:0;text-align:left;margin-left:329.45pt;margin-top:320.95pt;width:70.75pt;height:2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" fillcolor="white [3201]" stroked="f" strokeweight=".5pt">
                <v:textbox>
                  <w:txbxContent>
                    <w:p w:rsidR="00725D43" w:rsidRPr="00725D43" w:rsidRDefault="00725D43">
                      <w:pPr>
                        <w:rPr>
                          <w:rFonts w:eastAsiaTheme="minorEastAsia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lang w:eastAsia="zh-CN"/>
                        </w:rPr>
                        <w:t>PUB</w:t>
                      </w:r>
                      <w:r>
                        <w:rPr>
                          <w:rFonts w:eastAsiaTheme="minorEastAsia" w:hint="eastAsia"/>
                          <w:lang w:eastAsia="zh-CN"/>
                        </w:rPr>
                        <w:t>配置</w:t>
                      </w:r>
                    </w:p>
                  </w:txbxContent>
                </v:textbox>
              </v:shape>
            </w:pict>
          </mc:Fallback>
        </mc:AlternateContent>
      </w:r>
      <w:r w:rsidR="0024713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6BC8A4" wp14:editId="20FD3F14">
                <wp:simplePos x="0" y="0"/>
                <wp:positionH relativeFrom="column">
                  <wp:posOffset>-318357</wp:posOffset>
                </wp:positionH>
                <wp:positionV relativeFrom="paragraph">
                  <wp:posOffset>800969</wp:posOffset>
                </wp:positionV>
                <wp:extent cx="1105134" cy="729276"/>
                <wp:effectExtent l="0" t="0" r="0" b="0"/>
                <wp:wrapNone/>
                <wp:docPr id="1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134" cy="729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130" w:rsidRDefault="00247130" w:rsidP="00247130">
                            <w:pPr>
                              <w:pStyle w:val="a9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DCAM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sz w:val="22"/>
                                <w:szCs w:val="22"/>
                              </w:rPr>
                              <w:t>和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DPU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sz w:val="22"/>
                                <w:szCs w:val="22"/>
                              </w:rPr>
                              <w:t>的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IP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sz w:val="22"/>
                                <w:szCs w:val="22"/>
                              </w:rPr>
                              <w:t>能够直接拉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urgent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C8A4" id="文本框 16" o:spid="_x0000_s1029" type="#_x0000_t202" style="position:absolute;left:0;text-align:left;margin-left:-25.05pt;margin-top:63.05pt;width:87pt;height:5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" fillcolor="white [3201]" stroked="f">
                <v:textbox>
                  <w:txbxContent>
                    <w:p w:rsidR="00247130" w:rsidRDefault="00247130" w:rsidP="00247130">
                      <w:pPr>
                        <w:pStyle w:val="a9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sz w:val="22"/>
                          <w:szCs w:val="22"/>
                        </w:rPr>
                        <w:t>DCAM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sz w:val="22"/>
                          <w:szCs w:val="22"/>
                        </w:rPr>
                        <w:t>和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sz w:val="22"/>
                          <w:szCs w:val="22"/>
                        </w:rPr>
                        <w:t>DPU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sz w:val="22"/>
                          <w:szCs w:val="22"/>
                        </w:rPr>
                        <w:t>的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sz w:val="22"/>
                          <w:szCs w:val="22"/>
                        </w:rPr>
                        <w:t>IP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sz w:val="22"/>
                          <w:szCs w:val="22"/>
                        </w:rPr>
                        <w:t>能够直接拉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sz w:val="22"/>
                          <w:szCs w:val="22"/>
                        </w:rPr>
                        <w:t>urgent</w:t>
                      </w:r>
                    </w:p>
                  </w:txbxContent>
                </v:textbox>
              </v:shape>
            </w:pict>
          </mc:Fallback>
        </mc:AlternateContent>
      </w:r>
      <w:r w:rsidR="0024713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9B3B7" wp14:editId="282037F7">
                <wp:simplePos x="0" y="0"/>
                <wp:positionH relativeFrom="column">
                  <wp:posOffset>4837064</wp:posOffset>
                </wp:positionH>
                <wp:positionV relativeFrom="paragraph">
                  <wp:posOffset>71693</wp:posOffset>
                </wp:positionV>
                <wp:extent cx="1593188" cy="712446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188" cy="712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130" w:rsidRPr="00953944" w:rsidRDefault="00247130" w:rsidP="00247130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DPU:</w:t>
                            </w:r>
                          </w:p>
                          <w:p w:rsidR="00247130" w:rsidRPr="00953944" w:rsidRDefault="00247130" w:rsidP="0024713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Low</w:t>
                            </w:r>
                            <w:proofErr w:type="gramStart"/>
                            <w:r w:rsidRPr="00953944">
                              <w:rPr>
                                <w:rFonts w:eastAsiaTheme="minor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</w:t>
                            </w:r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</w:t>
                            </w:r>
                            <w:proofErr w:type="gramEnd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/w:10/6</w:t>
                            </w:r>
                          </w:p>
                          <w:p w:rsidR="00247130" w:rsidRPr="00953944" w:rsidRDefault="00247130" w:rsidP="0024713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  <w:t>High</w:t>
                            </w:r>
                            <w:proofErr w:type="gramStart"/>
                            <w:r w:rsidRPr="00953944"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  <w:t>:r:13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9B3B7" id="文本框 20" o:spid="_x0000_s1030" type="#_x0000_t202" style="position:absolute;left:0;text-align:left;margin-left:380.85pt;margin-top:5.65pt;width:125.45pt;height:5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" filled="f" stroked="f" strokeweight=".5pt">
                <v:textbox>
                  <w:txbxContent>
                    <w:p w:rsidR="00247130" w:rsidRPr="00953944" w:rsidRDefault="00247130" w:rsidP="00247130">
                      <w:pPr>
                        <w:rPr>
                          <w:rFonts w:eastAsiaTheme="minorEastAsia"/>
                          <w:color w:val="FF0000"/>
                          <w:sz w:val="22"/>
                          <w:highlight w:val="yellow"/>
                          <w:lang w:eastAsia="zh-CN"/>
                        </w:rPr>
                      </w:pPr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DPU:</w:t>
                      </w:r>
                    </w:p>
                    <w:p w:rsidR="00247130" w:rsidRPr="00953944" w:rsidRDefault="00247130" w:rsidP="0024713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proofErr w:type="spellStart"/>
                      <w:r w:rsidRPr="00953944">
                        <w:rPr>
                          <w:rFonts w:eastAsiaTheme="minor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Low</w:t>
                      </w:r>
                      <w:proofErr w:type="gramStart"/>
                      <w:r w:rsidRPr="00953944">
                        <w:rPr>
                          <w:rFonts w:eastAsiaTheme="minor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</w:t>
                      </w:r>
                      <w:r w:rsidRPr="00953944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</w:t>
                      </w:r>
                      <w:proofErr w:type="spellEnd"/>
                      <w:proofErr w:type="gramEnd"/>
                      <w:r w:rsidRPr="00953944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/w:10/6</w:t>
                      </w:r>
                    </w:p>
                    <w:p w:rsidR="00247130" w:rsidRPr="00953944" w:rsidRDefault="00247130" w:rsidP="0024713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 w:rsidRPr="00953944"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  <w:t>High</w:t>
                      </w:r>
                      <w:proofErr w:type="gramStart"/>
                      <w:r w:rsidRPr="00953944"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  <w:t>:r:13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4713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0FD951" wp14:editId="3610E96B">
                <wp:simplePos x="0" y="0"/>
                <wp:positionH relativeFrom="column">
                  <wp:posOffset>741898</wp:posOffset>
                </wp:positionH>
                <wp:positionV relativeFrom="paragraph">
                  <wp:posOffset>1154387</wp:posOffset>
                </wp:positionV>
                <wp:extent cx="572201" cy="5610"/>
                <wp:effectExtent l="0" t="76200" r="18415" b="9017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201" cy="56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446E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58.4pt;margin-top:90.9pt;width:45.05pt;height:.4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" strokecolor="red" strokeweight="1pt">
                <v:stroke endarrow="block" joinstyle="miter"/>
              </v:shape>
            </w:pict>
          </mc:Fallback>
        </mc:AlternateContent>
      </w:r>
      <w:r w:rsidR="005061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D7846A" wp14:editId="03FFA87C">
                <wp:simplePos x="0" y="0"/>
                <wp:positionH relativeFrom="column">
                  <wp:posOffset>2493818</wp:posOffset>
                </wp:positionH>
                <wp:positionV relativeFrom="paragraph">
                  <wp:posOffset>2332866</wp:posOffset>
                </wp:positionV>
                <wp:extent cx="930257" cy="2907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18A" w:rsidRPr="00953944" w:rsidRDefault="0050618A" w:rsidP="0050618A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7846A" id="文本框 13" o:spid="_x0000_s1031" type="#_x0000_t202" style="position:absolute;left:0;text-align:left;margin-left:196.35pt;margin-top:183.7pt;width:73.25pt;height:2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" filled="f" stroked="f" strokeweight=".5pt">
                <v:textbox>
                  <w:txbxContent>
                    <w:p w:rsidR="0050618A" w:rsidRPr="00953944" w:rsidRDefault="0050618A" w:rsidP="0050618A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</v:shape>
            </w:pict>
          </mc:Fallback>
        </mc:AlternateContent>
      </w:r>
      <w:r w:rsidR="005061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F4596" wp14:editId="534D493B">
                <wp:simplePos x="0" y="0"/>
                <wp:positionH relativeFrom="column">
                  <wp:posOffset>3286290</wp:posOffset>
                </wp:positionH>
                <wp:positionV relativeFrom="paragraph">
                  <wp:posOffset>361814</wp:posOffset>
                </wp:positionV>
                <wp:extent cx="930257" cy="2907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18A" w:rsidRPr="00953944" w:rsidRDefault="0050618A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95394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4596" id="文本框 12" o:spid="_x0000_s1032" type="#_x0000_t202" style="position:absolute;left:0;text-align:left;margin-left:258.75pt;margin-top:28.5pt;width:73.25pt;height:2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" filled="f" stroked="f" strokeweight=".5pt">
                <v:textbox>
                  <w:txbxContent>
                    <w:p w:rsidR="0050618A" w:rsidRPr="00953944" w:rsidRDefault="0050618A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95394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/15</w:t>
                      </w:r>
                    </w:p>
                  </w:txbxContent>
                </v:textbox>
              </v:shape>
            </w:pict>
          </mc:Fallback>
        </mc:AlternateContent>
      </w:r>
      <w:r w:rsidR="0050618A">
        <w:rPr>
          <w:noProof/>
          <w:lang w:eastAsia="zh-CN"/>
        </w:rPr>
        <w:drawing>
          <wp:inline distT="0" distB="0" distL="0" distR="0" wp14:anchorId="56FF500D" wp14:editId="1BAED79E">
            <wp:extent cx="4874149" cy="4491990"/>
            <wp:effectExtent l="0" t="0" r="317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905" cy="45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8A" w:rsidRDefault="00953944" w:rsidP="003F633F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  <w:t>DPU</w:t>
      </w:r>
      <w:r>
        <w:rPr>
          <w:rFonts w:eastAsia="新宋体" w:hint="eastAsia"/>
          <w:lang w:eastAsia="zh-CN"/>
        </w:rPr>
        <w:t>和</w:t>
      </w:r>
      <w:r>
        <w:rPr>
          <w:rFonts w:eastAsia="新宋体" w:hint="eastAsia"/>
          <w:lang w:eastAsia="zh-CN"/>
        </w:rPr>
        <w:t>DCAM</w:t>
      </w:r>
      <w:r>
        <w:rPr>
          <w:rFonts w:eastAsia="新宋体" w:hint="eastAsia"/>
          <w:lang w:eastAsia="zh-CN"/>
        </w:rPr>
        <w:t>属于</w:t>
      </w:r>
      <w:r>
        <w:rPr>
          <w:rFonts w:eastAsia="新宋体"/>
          <w:lang w:eastAsia="zh-CN"/>
        </w:rPr>
        <w:t>实时模块，对</w:t>
      </w:r>
      <w:r>
        <w:rPr>
          <w:rFonts w:eastAsia="新宋体" w:hint="eastAsia"/>
          <w:lang w:eastAsia="zh-CN"/>
        </w:rPr>
        <w:t>DDR</w:t>
      </w:r>
      <w:r>
        <w:rPr>
          <w:rFonts w:eastAsia="新宋体" w:hint="eastAsia"/>
          <w:lang w:eastAsia="zh-CN"/>
        </w:rPr>
        <w:t>优先级</w:t>
      </w:r>
      <w:r>
        <w:rPr>
          <w:rFonts w:eastAsia="新宋体"/>
          <w:lang w:eastAsia="zh-CN"/>
        </w:rPr>
        <w:t>要求较高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因此相对于其他的</w:t>
      </w:r>
      <w:r>
        <w:rPr>
          <w:rFonts w:eastAsia="新宋体" w:hint="eastAsia"/>
          <w:lang w:eastAsia="zh-CN"/>
        </w:rPr>
        <w:t>模块</w:t>
      </w:r>
      <w:r>
        <w:rPr>
          <w:rFonts w:eastAsia="新宋体"/>
          <w:lang w:eastAsia="zh-CN"/>
        </w:rPr>
        <w:t>，</w:t>
      </w:r>
      <w:r w:rsidR="003F633F">
        <w:rPr>
          <w:rFonts w:eastAsia="新宋体" w:hint="eastAsia"/>
          <w:lang w:eastAsia="zh-CN"/>
        </w:rPr>
        <w:t>Q</w:t>
      </w:r>
      <w:r w:rsidR="003F633F">
        <w:rPr>
          <w:rFonts w:eastAsia="新宋体"/>
          <w:lang w:eastAsia="zh-CN"/>
        </w:rPr>
        <w:t>OS</w:t>
      </w:r>
      <w:r w:rsidR="003F633F">
        <w:rPr>
          <w:rFonts w:eastAsia="新宋体" w:hint="eastAsia"/>
          <w:lang w:eastAsia="zh-CN"/>
        </w:rPr>
        <w:t>较</w:t>
      </w:r>
      <w:r w:rsidR="003F633F">
        <w:rPr>
          <w:rFonts w:eastAsia="新宋体"/>
          <w:lang w:eastAsia="zh-CN"/>
        </w:rPr>
        <w:t>大</w:t>
      </w:r>
      <w:r>
        <w:rPr>
          <w:rFonts w:eastAsia="新宋体"/>
          <w:lang w:eastAsia="zh-CN"/>
        </w:rPr>
        <w:t>。</w:t>
      </w:r>
    </w:p>
    <w:p w:rsidR="00496A01" w:rsidRDefault="00953944" w:rsidP="003F633F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  <w:t>DPU</w:t>
      </w:r>
      <w:r w:rsidR="0031468A">
        <w:rPr>
          <w:rFonts w:eastAsia="新宋体" w:hint="eastAsia"/>
          <w:lang w:eastAsia="zh-CN"/>
        </w:rPr>
        <w:t>：写</w:t>
      </w:r>
      <w:r w:rsidR="0031468A">
        <w:rPr>
          <w:rFonts w:eastAsia="新宋体"/>
          <w:lang w:eastAsia="zh-CN"/>
        </w:rPr>
        <w:t>优先级</w:t>
      </w:r>
      <w:r w:rsidR="0031468A">
        <w:rPr>
          <w:rFonts w:eastAsia="新宋体" w:hint="eastAsia"/>
          <w:lang w:eastAsia="zh-CN"/>
        </w:rPr>
        <w:t>相比于</w:t>
      </w:r>
      <w:r w:rsidR="0031468A">
        <w:rPr>
          <w:rFonts w:eastAsia="新宋体"/>
          <w:lang w:eastAsia="zh-CN"/>
        </w:rPr>
        <w:t>读优先级可以</w:t>
      </w:r>
      <w:r w:rsidR="0031468A">
        <w:rPr>
          <w:rFonts w:eastAsia="新宋体" w:hint="eastAsia"/>
          <w:lang w:eastAsia="zh-CN"/>
        </w:rPr>
        <w:t>适当降低</w:t>
      </w:r>
      <w:r w:rsidR="0031468A">
        <w:rPr>
          <w:rFonts w:eastAsia="新宋体"/>
          <w:lang w:eastAsia="zh-CN"/>
        </w:rPr>
        <w:t>些，不会出现</w:t>
      </w:r>
      <w:r w:rsidR="0031468A">
        <w:rPr>
          <w:rFonts w:eastAsia="新宋体" w:hint="eastAsia"/>
          <w:lang w:eastAsia="zh-CN"/>
        </w:rPr>
        <w:t>overflow</w:t>
      </w:r>
      <w:r w:rsidR="0031468A">
        <w:rPr>
          <w:rFonts w:eastAsia="新宋体" w:hint="eastAsia"/>
          <w:lang w:eastAsia="zh-CN"/>
        </w:rPr>
        <w:t>的</w:t>
      </w:r>
      <w:r w:rsidR="0031468A">
        <w:rPr>
          <w:rFonts w:eastAsia="新宋体"/>
          <w:lang w:eastAsia="zh-CN"/>
        </w:rPr>
        <w:t>现象。</w:t>
      </w:r>
      <w:r w:rsidR="00496A01">
        <w:rPr>
          <w:rFonts w:eastAsia="新宋体" w:hint="eastAsia"/>
          <w:lang w:eastAsia="zh-CN"/>
        </w:rPr>
        <w:t>L</w:t>
      </w:r>
      <w:r w:rsidR="00496A01">
        <w:rPr>
          <w:rFonts w:eastAsia="新宋体"/>
          <w:lang w:eastAsia="zh-CN"/>
        </w:rPr>
        <w:t>ow</w:t>
      </w:r>
      <w:r w:rsidR="00496A01">
        <w:rPr>
          <w:rFonts w:eastAsia="新宋体" w:hint="eastAsia"/>
          <w:lang w:eastAsia="zh-CN"/>
        </w:rPr>
        <w:t>：</w:t>
      </w:r>
      <w:r w:rsidR="00496A01">
        <w:rPr>
          <w:rFonts w:eastAsia="新宋体"/>
          <w:lang w:eastAsia="zh-CN"/>
        </w:rPr>
        <w:t>r/w:10/6</w:t>
      </w:r>
      <w:r w:rsidR="00496A01">
        <w:rPr>
          <w:rFonts w:eastAsia="新宋体" w:hint="eastAsia"/>
          <w:lang w:eastAsia="zh-CN"/>
        </w:rPr>
        <w:t>，</w:t>
      </w:r>
      <w:r w:rsidR="00496A01">
        <w:rPr>
          <w:rFonts w:eastAsia="新宋体"/>
          <w:lang w:eastAsia="zh-CN"/>
        </w:rPr>
        <w:t>High</w:t>
      </w:r>
      <w:r w:rsidR="00496A01">
        <w:rPr>
          <w:rFonts w:eastAsia="新宋体" w:hint="eastAsia"/>
          <w:lang w:eastAsia="zh-CN"/>
        </w:rPr>
        <w:t>：</w:t>
      </w:r>
      <w:r w:rsidR="002E7165">
        <w:rPr>
          <w:rFonts w:eastAsia="新宋体" w:hint="eastAsia"/>
          <w:lang w:eastAsia="zh-CN"/>
        </w:rPr>
        <w:t>r</w:t>
      </w:r>
      <w:r w:rsidR="002E7165">
        <w:rPr>
          <w:rFonts w:eastAsia="新宋体"/>
          <w:lang w:eastAsia="zh-CN"/>
        </w:rPr>
        <w:t>:13</w:t>
      </w:r>
      <w:r w:rsidR="006A30E8">
        <w:rPr>
          <w:rFonts w:eastAsia="新宋体" w:hint="eastAsia"/>
          <w:lang w:eastAsia="zh-CN"/>
        </w:rPr>
        <w:t xml:space="preserve"> </w:t>
      </w:r>
      <w:r w:rsidR="006A30E8">
        <w:rPr>
          <w:rFonts w:eastAsia="新宋体"/>
          <w:lang w:eastAsia="zh-CN"/>
        </w:rPr>
        <w:t>阈值设置为</w:t>
      </w:r>
      <w:r w:rsidR="006A30E8">
        <w:rPr>
          <w:rFonts w:eastAsia="新宋体" w:hint="eastAsia"/>
          <w:lang w:eastAsia="zh-CN"/>
        </w:rPr>
        <w:t>12/15</w:t>
      </w:r>
      <w:r w:rsidR="006A30E8">
        <w:rPr>
          <w:rFonts w:eastAsia="新宋体" w:hint="eastAsia"/>
          <w:lang w:eastAsia="zh-CN"/>
        </w:rPr>
        <w:t>，</w:t>
      </w:r>
      <w:r w:rsidR="006A30E8">
        <w:rPr>
          <w:rFonts w:eastAsia="新宋体"/>
          <w:lang w:eastAsia="zh-CN"/>
        </w:rPr>
        <w:t>因此</w:t>
      </w:r>
      <w:r w:rsidR="002E7165">
        <w:rPr>
          <w:rFonts w:eastAsia="新宋体" w:hint="eastAsia"/>
          <w:lang w:eastAsia="zh-CN"/>
        </w:rPr>
        <w:t>只有</w:t>
      </w:r>
      <w:r w:rsidR="002E7165">
        <w:rPr>
          <w:rFonts w:eastAsia="新宋体"/>
          <w:lang w:eastAsia="zh-CN"/>
        </w:rPr>
        <w:t>当</w:t>
      </w:r>
      <w:r w:rsidR="00725D43">
        <w:rPr>
          <w:rFonts w:eastAsia="新宋体" w:hint="eastAsia"/>
          <w:lang w:eastAsia="zh-CN"/>
        </w:rPr>
        <w:t>DPU</w:t>
      </w:r>
      <w:r w:rsidR="00725D43">
        <w:rPr>
          <w:rFonts w:eastAsia="新宋体" w:hint="eastAsia"/>
          <w:lang w:eastAsia="zh-CN"/>
        </w:rPr>
        <w:t>自行将</w:t>
      </w:r>
      <w:r w:rsidR="00725D43">
        <w:rPr>
          <w:rFonts w:eastAsia="新宋体"/>
          <w:lang w:eastAsia="zh-CN"/>
        </w:rPr>
        <w:t>read</w:t>
      </w:r>
      <w:r w:rsidR="006A30E8">
        <w:rPr>
          <w:rFonts w:eastAsia="新宋体" w:hint="eastAsia"/>
          <w:lang w:eastAsia="zh-CN"/>
        </w:rPr>
        <w:t>从</w:t>
      </w:r>
      <w:r w:rsidR="006A30E8">
        <w:rPr>
          <w:rFonts w:eastAsia="新宋体"/>
          <w:lang w:eastAsia="zh-CN"/>
        </w:rPr>
        <w:t>low</w:t>
      </w:r>
      <w:r w:rsidR="00725D43">
        <w:rPr>
          <w:rFonts w:eastAsia="新宋体" w:hint="eastAsia"/>
          <w:lang w:eastAsia="zh-CN"/>
        </w:rPr>
        <w:t>切换</w:t>
      </w:r>
      <w:r w:rsidR="00725D43">
        <w:rPr>
          <w:rFonts w:eastAsia="新宋体"/>
          <w:lang w:eastAsia="zh-CN"/>
        </w:rPr>
        <w:t>到</w:t>
      </w:r>
      <w:r w:rsidR="00725D43">
        <w:rPr>
          <w:rFonts w:eastAsia="新宋体" w:hint="eastAsia"/>
          <w:lang w:eastAsia="zh-CN"/>
        </w:rPr>
        <w:t>hig</w:t>
      </w:r>
      <w:r w:rsidR="00725D43">
        <w:rPr>
          <w:rFonts w:eastAsia="新宋体"/>
          <w:lang w:eastAsia="zh-CN"/>
        </w:rPr>
        <w:t>h</w:t>
      </w:r>
      <w:r w:rsidR="00725D43">
        <w:rPr>
          <w:rFonts w:eastAsia="新宋体"/>
          <w:lang w:eastAsia="zh-CN"/>
        </w:rPr>
        <w:t>状态</w:t>
      </w:r>
      <w:r w:rsidR="00725D43">
        <w:rPr>
          <w:rFonts w:eastAsia="新宋体" w:hint="eastAsia"/>
          <w:lang w:eastAsia="zh-CN"/>
        </w:rPr>
        <w:t>（</w:t>
      </w:r>
      <w:r w:rsidR="00725D43">
        <w:rPr>
          <w:rFonts w:eastAsia="新宋体" w:hint="eastAsia"/>
          <w:lang w:eastAsia="zh-CN"/>
        </w:rPr>
        <w:t>13&gt;12</w:t>
      </w:r>
      <w:r w:rsidR="00725D43">
        <w:rPr>
          <w:rFonts w:eastAsia="新宋体" w:hint="eastAsia"/>
          <w:lang w:eastAsia="zh-CN"/>
        </w:rPr>
        <w:t>）</w:t>
      </w:r>
      <w:r w:rsidR="00725D43">
        <w:rPr>
          <w:rFonts w:eastAsia="新宋体"/>
          <w:lang w:eastAsia="zh-CN"/>
        </w:rPr>
        <w:t>，那么此时</w:t>
      </w:r>
      <w:r w:rsidR="00414A8B">
        <w:rPr>
          <w:rFonts w:eastAsia="新宋体" w:hint="eastAsia"/>
          <w:lang w:eastAsia="zh-CN"/>
        </w:rPr>
        <w:t>会</w:t>
      </w:r>
      <w:r w:rsidR="00414A8B">
        <w:rPr>
          <w:rFonts w:eastAsia="新宋体"/>
          <w:lang w:eastAsia="zh-CN"/>
        </w:rPr>
        <w:t>同时</w:t>
      </w:r>
      <w:r w:rsidR="00414A8B">
        <w:rPr>
          <w:rFonts w:eastAsia="新宋体" w:hint="eastAsia"/>
          <w:lang w:eastAsia="zh-CN"/>
        </w:rPr>
        <w:t>超过</w:t>
      </w:r>
      <w:r w:rsidR="00414A8B">
        <w:rPr>
          <w:rFonts w:eastAsia="新宋体" w:hint="eastAsia"/>
          <w:lang w:eastAsia="zh-CN"/>
        </w:rPr>
        <w:t>Subsys</w:t>
      </w:r>
      <w:r w:rsidR="00414A8B">
        <w:rPr>
          <w:rFonts w:eastAsia="新宋体" w:hint="eastAsia"/>
          <w:lang w:eastAsia="zh-CN"/>
        </w:rPr>
        <w:t>和</w:t>
      </w:r>
      <w:r w:rsidR="00414A8B">
        <w:rPr>
          <w:rFonts w:eastAsia="新宋体" w:hint="eastAsia"/>
          <w:lang w:eastAsia="zh-CN"/>
        </w:rPr>
        <w:t>PUB</w:t>
      </w:r>
      <w:r w:rsidR="00414A8B">
        <w:rPr>
          <w:rFonts w:eastAsia="新宋体" w:hint="eastAsia"/>
          <w:lang w:eastAsia="zh-CN"/>
        </w:rPr>
        <w:t>上</w:t>
      </w:r>
      <w:r w:rsidR="00414A8B">
        <w:rPr>
          <w:rFonts w:eastAsia="新宋体"/>
          <w:lang w:eastAsia="zh-CN"/>
        </w:rPr>
        <w:t>的</w:t>
      </w:r>
      <w:r w:rsidR="00725D43">
        <w:rPr>
          <w:rFonts w:eastAsia="新宋体"/>
          <w:lang w:eastAsia="zh-CN"/>
        </w:rPr>
        <w:t>阈值，</w:t>
      </w:r>
      <w:r w:rsidR="00414A8B">
        <w:rPr>
          <w:rFonts w:eastAsia="新宋体" w:hint="eastAsia"/>
          <w:lang w:eastAsia="zh-CN"/>
        </w:rPr>
        <w:t>两部分</w:t>
      </w:r>
      <w:r w:rsidR="00414A8B">
        <w:rPr>
          <w:rFonts w:eastAsia="新宋体"/>
          <w:lang w:eastAsia="zh-CN"/>
        </w:rPr>
        <w:t>会</w:t>
      </w:r>
      <w:r w:rsidR="00414A8B">
        <w:rPr>
          <w:rFonts w:eastAsia="新宋体" w:hint="eastAsia"/>
          <w:lang w:eastAsia="zh-CN"/>
        </w:rPr>
        <w:t>同时</w:t>
      </w:r>
      <w:r w:rsidR="00725D43">
        <w:rPr>
          <w:rFonts w:eastAsia="新宋体"/>
          <w:lang w:eastAsia="zh-CN"/>
        </w:rPr>
        <w:t>发出</w:t>
      </w:r>
      <w:r w:rsidR="00725D43">
        <w:rPr>
          <w:rFonts w:eastAsia="新宋体" w:hint="eastAsia"/>
          <w:lang w:eastAsia="zh-CN"/>
        </w:rPr>
        <w:t>urgent</w:t>
      </w:r>
      <w:r w:rsidR="00725D43">
        <w:rPr>
          <w:rFonts w:eastAsia="新宋体" w:hint="eastAsia"/>
          <w:lang w:eastAsia="zh-CN"/>
        </w:rPr>
        <w:t>信号</w:t>
      </w:r>
      <w:r w:rsidR="00414A8B">
        <w:rPr>
          <w:rFonts w:eastAsia="新宋体" w:hint="eastAsia"/>
          <w:lang w:eastAsia="zh-CN"/>
        </w:rPr>
        <w:t>进行相或（效果</w:t>
      </w:r>
      <w:r w:rsidR="00414A8B">
        <w:rPr>
          <w:rFonts w:eastAsia="新宋体"/>
          <w:lang w:eastAsia="zh-CN"/>
        </w:rPr>
        <w:t>相同</w:t>
      </w:r>
      <w:r w:rsidR="00414A8B">
        <w:rPr>
          <w:rFonts w:eastAsia="新宋体" w:hint="eastAsia"/>
          <w:lang w:eastAsia="zh-CN"/>
        </w:rPr>
        <w:t>）</w:t>
      </w:r>
      <w:r w:rsidR="00981DDA">
        <w:rPr>
          <w:rFonts w:eastAsia="新宋体" w:hint="eastAsia"/>
          <w:lang w:eastAsia="zh-CN"/>
        </w:rPr>
        <w:t>。</w:t>
      </w:r>
    </w:p>
    <w:p w:rsidR="00981DDA" w:rsidRDefault="00981DDA" w:rsidP="003F633F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（关于</w:t>
      </w:r>
      <w:r>
        <w:rPr>
          <w:rFonts w:eastAsia="新宋体" w:hint="eastAsia"/>
          <w:lang w:eastAsia="zh-CN"/>
        </w:rPr>
        <w:t>subsys</w:t>
      </w:r>
      <w:r>
        <w:rPr>
          <w:rFonts w:eastAsia="新宋体" w:hint="eastAsia"/>
          <w:lang w:eastAsia="zh-CN"/>
        </w:rPr>
        <w:t>内</w:t>
      </w:r>
      <w:r>
        <w:rPr>
          <w:rFonts w:eastAsia="新宋体"/>
          <w:lang w:eastAsia="zh-CN"/>
        </w:rPr>
        <w:t>有一个阈值比</w:t>
      </w:r>
      <w:proofErr w:type="gramStart"/>
      <w:r>
        <w:rPr>
          <w:rFonts w:eastAsia="新宋体"/>
          <w:lang w:eastAsia="zh-CN"/>
        </w:rPr>
        <w:t>较产生</w:t>
      </w:r>
      <w:proofErr w:type="gramEnd"/>
      <w:r>
        <w:rPr>
          <w:rFonts w:eastAsia="新宋体"/>
          <w:lang w:eastAsia="zh-CN"/>
        </w:rPr>
        <w:t>机制而在</w:t>
      </w:r>
      <w:r>
        <w:rPr>
          <w:rFonts w:eastAsia="新宋体" w:hint="eastAsia"/>
          <w:lang w:eastAsia="zh-CN"/>
        </w:rPr>
        <w:t>PUB</w:t>
      </w:r>
      <w:r>
        <w:rPr>
          <w:rFonts w:eastAsia="新宋体" w:hint="eastAsia"/>
          <w:lang w:eastAsia="zh-CN"/>
        </w:rPr>
        <w:t>当中</w:t>
      </w:r>
      <w:r>
        <w:rPr>
          <w:rFonts w:eastAsia="新宋体"/>
          <w:lang w:eastAsia="zh-CN"/>
        </w:rPr>
        <w:t>还具有一个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比较</w:t>
      </w:r>
      <w:r>
        <w:rPr>
          <w:rFonts w:eastAsia="新宋体"/>
          <w:lang w:eastAsia="zh-CN"/>
        </w:rPr>
        <w:t>产生机制，请教过</w:t>
      </w:r>
      <w:r>
        <w:rPr>
          <w:rFonts w:eastAsia="新宋体" w:hint="eastAsia"/>
          <w:lang w:eastAsia="zh-CN"/>
        </w:rPr>
        <w:t>evan</w:t>
      </w:r>
      <w:r>
        <w:rPr>
          <w:rFonts w:eastAsia="新宋体" w:hint="eastAsia"/>
          <w:lang w:eastAsia="zh-CN"/>
        </w:rPr>
        <w:t>并</w:t>
      </w:r>
      <w:r>
        <w:rPr>
          <w:rFonts w:eastAsia="新宋体"/>
          <w:lang w:eastAsia="zh-CN"/>
        </w:rPr>
        <w:t>没有一个好的结果，可能是为了设置的便利性</w:t>
      </w:r>
      <w:r>
        <w:rPr>
          <w:rFonts w:eastAsia="新宋体" w:hint="eastAsia"/>
          <w:lang w:eastAsia="zh-CN"/>
        </w:rPr>
        <w:t>）</w:t>
      </w:r>
    </w:p>
    <w:p w:rsidR="00981DDA" w:rsidRDefault="00981DDA" w:rsidP="003F633F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lastRenderedPageBreak/>
        <w:tab/>
        <w:t>DCAM</w:t>
      </w:r>
      <w:r>
        <w:rPr>
          <w:rFonts w:eastAsia="新宋体" w:hint="eastAsia"/>
          <w:lang w:eastAsia="zh-CN"/>
        </w:rPr>
        <w:t>：</w:t>
      </w:r>
      <w:r w:rsidR="008E6B48">
        <w:rPr>
          <w:rFonts w:eastAsia="新宋体" w:hint="eastAsia"/>
          <w:lang w:eastAsia="zh-CN"/>
        </w:rPr>
        <w:t>DCAM</w:t>
      </w:r>
      <w:r w:rsidR="008E6B48">
        <w:rPr>
          <w:rFonts w:eastAsia="新宋体" w:hint="eastAsia"/>
          <w:lang w:eastAsia="zh-CN"/>
        </w:rPr>
        <w:t>写的</w:t>
      </w:r>
      <w:r w:rsidR="008E6B48">
        <w:rPr>
          <w:rFonts w:eastAsia="新宋体"/>
          <w:lang w:eastAsia="zh-CN"/>
        </w:rPr>
        <w:t>优先级要比读的优先级要高，</w:t>
      </w:r>
      <w:r w:rsidR="008E6B48">
        <w:rPr>
          <w:rFonts w:eastAsia="新宋体" w:hint="eastAsia"/>
          <w:lang w:eastAsia="zh-CN"/>
        </w:rPr>
        <w:t>Low</w:t>
      </w:r>
      <w:r w:rsidR="008E6B48">
        <w:rPr>
          <w:rFonts w:eastAsia="新宋体"/>
          <w:lang w:eastAsia="zh-CN"/>
        </w:rPr>
        <w:t>:r/w 10/10</w:t>
      </w:r>
      <w:r w:rsidR="008E6B48">
        <w:rPr>
          <w:rFonts w:eastAsia="新宋体" w:hint="eastAsia"/>
          <w:lang w:eastAsia="zh-CN"/>
        </w:rPr>
        <w:t>，</w:t>
      </w:r>
      <w:r w:rsidR="008E6B48">
        <w:rPr>
          <w:rFonts w:eastAsia="新宋体"/>
          <w:lang w:eastAsia="zh-CN"/>
        </w:rPr>
        <w:t>High:13</w:t>
      </w:r>
      <w:r w:rsidR="008E6B48">
        <w:rPr>
          <w:rFonts w:eastAsia="新宋体" w:hint="eastAsia"/>
          <w:lang w:eastAsia="zh-CN"/>
        </w:rPr>
        <w:t>，</w:t>
      </w:r>
      <w:r w:rsidR="006A30E8">
        <w:rPr>
          <w:rFonts w:eastAsia="新宋体" w:hint="eastAsia"/>
          <w:lang w:eastAsia="zh-CN"/>
        </w:rPr>
        <w:t>PUB</w:t>
      </w:r>
      <w:r w:rsidR="006A30E8">
        <w:rPr>
          <w:rFonts w:eastAsia="新宋体" w:hint="eastAsia"/>
          <w:lang w:eastAsia="zh-CN"/>
        </w:rPr>
        <w:t>的</w:t>
      </w:r>
      <w:r w:rsidR="006A30E8">
        <w:rPr>
          <w:rFonts w:eastAsia="新宋体" w:hint="eastAsia"/>
          <w:lang w:eastAsia="zh-CN"/>
        </w:rPr>
        <w:t>QOS</w:t>
      </w:r>
      <w:r w:rsidR="006A30E8">
        <w:rPr>
          <w:rFonts w:eastAsia="新宋体" w:hint="eastAsia"/>
          <w:lang w:eastAsia="zh-CN"/>
        </w:rPr>
        <w:t>阈值</w:t>
      </w:r>
      <w:r w:rsidR="006A30E8">
        <w:rPr>
          <w:rFonts w:eastAsia="新宋体"/>
          <w:lang w:eastAsia="zh-CN"/>
        </w:rPr>
        <w:t>为</w:t>
      </w:r>
      <w:r w:rsidR="006A30E8">
        <w:rPr>
          <w:rFonts w:eastAsia="新宋体" w:hint="eastAsia"/>
          <w:lang w:eastAsia="zh-CN"/>
        </w:rPr>
        <w:t>12</w:t>
      </w:r>
      <w:r w:rsidR="006A30E8">
        <w:rPr>
          <w:rFonts w:eastAsia="新宋体" w:hint="eastAsia"/>
          <w:lang w:eastAsia="zh-CN"/>
        </w:rPr>
        <w:t>，</w:t>
      </w:r>
      <w:r w:rsidR="008E6B48">
        <w:rPr>
          <w:rFonts w:eastAsia="新宋体" w:hint="eastAsia"/>
          <w:lang w:eastAsia="zh-CN"/>
        </w:rPr>
        <w:t>当</w:t>
      </w:r>
      <w:r w:rsidR="008E6B48">
        <w:rPr>
          <w:rFonts w:eastAsia="新宋体" w:hint="eastAsia"/>
          <w:lang w:eastAsia="zh-CN"/>
        </w:rPr>
        <w:t>DCAM</w:t>
      </w:r>
      <w:r w:rsidR="008E6B48">
        <w:rPr>
          <w:rFonts w:eastAsia="新宋体" w:hint="eastAsia"/>
          <w:lang w:eastAsia="zh-CN"/>
        </w:rPr>
        <w:t>内部</w:t>
      </w:r>
      <w:r w:rsidR="008E6B48">
        <w:rPr>
          <w:rFonts w:eastAsia="新宋体"/>
          <w:lang w:eastAsia="zh-CN"/>
        </w:rPr>
        <w:t>切换</w:t>
      </w:r>
      <w:r w:rsidR="008E6B48">
        <w:rPr>
          <w:rFonts w:eastAsia="新宋体" w:hint="eastAsia"/>
          <w:lang w:eastAsia="zh-CN"/>
        </w:rPr>
        <w:t>write</w:t>
      </w:r>
      <w:r w:rsidR="008E6B48">
        <w:rPr>
          <w:rFonts w:eastAsia="新宋体" w:hint="eastAsia"/>
          <w:lang w:eastAsia="zh-CN"/>
        </w:rPr>
        <w:t>的</w:t>
      </w:r>
      <w:r w:rsidR="008E6B48">
        <w:rPr>
          <w:rFonts w:eastAsia="新宋体"/>
          <w:lang w:eastAsia="zh-CN"/>
        </w:rPr>
        <w:t>优先级为</w:t>
      </w:r>
      <w:r w:rsidR="008E6B48">
        <w:rPr>
          <w:rFonts w:eastAsia="新宋体" w:hint="eastAsia"/>
          <w:lang w:eastAsia="zh-CN"/>
        </w:rPr>
        <w:t>HIGH</w:t>
      </w:r>
      <w:r w:rsidR="008E6B48">
        <w:rPr>
          <w:rFonts w:eastAsia="新宋体" w:hint="eastAsia"/>
          <w:lang w:eastAsia="zh-CN"/>
        </w:rPr>
        <w:t>时</w:t>
      </w:r>
      <w:r w:rsidR="008E6B48">
        <w:rPr>
          <w:rFonts w:eastAsia="新宋体"/>
          <w:lang w:eastAsia="zh-CN"/>
        </w:rPr>
        <w:t>，那么此时会</w:t>
      </w:r>
      <w:r w:rsidR="008E6B48">
        <w:rPr>
          <w:rFonts w:eastAsia="新宋体" w:hint="eastAsia"/>
          <w:lang w:eastAsia="zh-CN"/>
        </w:rPr>
        <w:t>超过</w:t>
      </w:r>
      <w:r w:rsidR="008E6B48">
        <w:rPr>
          <w:rFonts w:eastAsia="新宋体" w:hint="eastAsia"/>
          <w:lang w:eastAsia="zh-CN"/>
        </w:rPr>
        <w:t>pub_sys</w:t>
      </w:r>
      <w:r w:rsidR="008E6B48">
        <w:rPr>
          <w:rFonts w:eastAsia="新宋体" w:hint="eastAsia"/>
          <w:lang w:eastAsia="zh-CN"/>
        </w:rPr>
        <w:t>当中</w:t>
      </w:r>
      <w:r w:rsidR="008E6B48">
        <w:rPr>
          <w:rFonts w:eastAsia="新宋体"/>
          <w:lang w:eastAsia="zh-CN"/>
        </w:rPr>
        <w:t>的</w:t>
      </w:r>
      <w:r w:rsidR="008E6B48">
        <w:rPr>
          <w:rFonts w:eastAsia="新宋体" w:hint="eastAsia"/>
          <w:lang w:eastAsia="zh-CN"/>
        </w:rPr>
        <w:t>threshold</w:t>
      </w:r>
      <w:r w:rsidR="008E6B48">
        <w:rPr>
          <w:rFonts w:eastAsia="新宋体" w:hint="eastAsia"/>
          <w:lang w:eastAsia="zh-CN"/>
        </w:rPr>
        <w:t>，</w:t>
      </w:r>
      <w:r w:rsidR="008E6B48">
        <w:rPr>
          <w:rFonts w:eastAsia="新宋体"/>
          <w:lang w:eastAsia="zh-CN"/>
        </w:rPr>
        <w:t>会产生</w:t>
      </w:r>
      <w:r w:rsidR="008E6B48">
        <w:rPr>
          <w:rFonts w:eastAsia="新宋体" w:hint="eastAsia"/>
          <w:lang w:eastAsia="zh-CN"/>
        </w:rPr>
        <w:t>urgent</w:t>
      </w:r>
      <w:r w:rsidR="008E6B48">
        <w:rPr>
          <w:rFonts w:eastAsia="新宋体" w:hint="eastAsia"/>
          <w:lang w:eastAsia="zh-CN"/>
        </w:rPr>
        <w:t>信号</w:t>
      </w:r>
      <w:r w:rsidR="008E6B48">
        <w:rPr>
          <w:rFonts w:eastAsia="新宋体"/>
          <w:lang w:eastAsia="zh-CN"/>
        </w:rPr>
        <w:t>，</w:t>
      </w:r>
      <w:r w:rsidR="008E6B48">
        <w:rPr>
          <w:rFonts w:eastAsia="新宋体" w:hint="eastAsia"/>
          <w:lang w:eastAsia="zh-CN"/>
        </w:rPr>
        <w:t>如果</w:t>
      </w:r>
      <w:r w:rsidR="008E6B48">
        <w:rPr>
          <w:rFonts w:eastAsia="新宋体"/>
          <w:lang w:eastAsia="zh-CN"/>
        </w:rPr>
        <w:t>选择</w:t>
      </w:r>
      <w:r w:rsidR="00A06BD9">
        <w:rPr>
          <w:rFonts w:eastAsia="新宋体" w:hint="eastAsia"/>
          <w:lang w:eastAsia="zh-CN"/>
        </w:rPr>
        <w:t>PUB</w:t>
      </w:r>
      <w:r w:rsidR="00A06BD9">
        <w:rPr>
          <w:rFonts w:eastAsia="新宋体" w:hint="eastAsia"/>
          <w:lang w:eastAsia="zh-CN"/>
        </w:rPr>
        <w:t>寄存器控制</w:t>
      </w:r>
      <w:r w:rsidR="00A06BD9">
        <w:rPr>
          <w:rFonts w:eastAsia="新宋体"/>
          <w:lang w:eastAsia="zh-CN"/>
        </w:rPr>
        <w:t>，那么此时的</w:t>
      </w:r>
      <w:r w:rsidR="00A06BD9">
        <w:rPr>
          <w:rFonts w:eastAsia="新宋体" w:hint="eastAsia"/>
          <w:lang w:eastAsia="zh-CN"/>
        </w:rPr>
        <w:t>QOS</w:t>
      </w:r>
      <w:r w:rsidR="00A06BD9">
        <w:rPr>
          <w:rFonts w:eastAsia="新宋体" w:hint="eastAsia"/>
          <w:lang w:eastAsia="zh-CN"/>
        </w:rPr>
        <w:t>由</w:t>
      </w:r>
      <w:r w:rsidR="00A06BD9">
        <w:rPr>
          <w:rFonts w:eastAsia="新宋体" w:hint="eastAsia"/>
          <w:lang w:eastAsia="zh-CN"/>
        </w:rPr>
        <w:t>PUB</w:t>
      </w:r>
      <w:r w:rsidR="00A06BD9">
        <w:rPr>
          <w:rFonts w:eastAsia="新宋体" w:hint="eastAsia"/>
          <w:lang w:eastAsia="zh-CN"/>
        </w:rPr>
        <w:t>的</w:t>
      </w:r>
      <w:r w:rsidR="00A06BD9">
        <w:rPr>
          <w:rFonts w:eastAsia="新宋体"/>
          <w:lang w:eastAsia="zh-CN"/>
        </w:rPr>
        <w:t>寄存器</w:t>
      </w:r>
      <w:r w:rsidR="00A06BD9">
        <w:rPr>
          <w:rFonts w:eastAsia="新宋体" w:hint="eastAsia"/>
          <w:lang w:eastAsia="zh-CN"/>
        </w:rPr>
        <w:t>值</w:t>
      </w:r>
      <w:r w:rsidR="00A06BD9">
        <w:rPr>
          <w:rFonts w:eastAsia="新宋体" w:hint="eastAsia"/>
          <w:lang w:eastAsia="zh-CN"/>
        </w:rPr>
        <w:t>13</w:t>
      </w:r>
      <w:r w:rsidR="00A06BD9">
        <w:rPr>
          <w:rFonts w:eastAsia="新宋体" w:hint="eastAsia"/>
          <w:lang w:eastAsia="zh-CN"/>
        </w:rPr>
        <w:t>进行替换。</w:t>
      </w:r>
    </w:p>
    <w:p w:rsidR="00A06BD9" w:rsidRPr="00A06BD9" w:rsidRDefault="00A06BD9" w:rsidP="006A30E8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 w:rsidR="006A30E8">
        <w:rPr>
          <w:rFonts w:eastAsia="新宋体" w:hint="eastAsia"/>
          <w:lang w:eastAsia="zh-CN"/>
        </w:rPr>
        <w:t>上面</w:t>
      </w:r>
      <w:r w:rsidR="006A30E8">
        <w:rPr>
          <w:rFonts w:eastAsia="新宋体"/>
          <w:lang w:eastAsia="zh-CN"/>
        </w:rPr>
        <w:t>发现当产生</w:t>
      </w:r>
      <w:r w:rsidR="006A30E8">
        <w:rPr>
          <w:rFonts w:eastAsia="新宋体" w:hint="eastAsia"/>
          <w:lang w:eastAsia="zh-CN"/>
        </w:rPr>
        <w:t>urge</w:t>
      </w:r>
      <w:r w:rsidR="006A30E8">
        <w:rPr>
          <w:rFonts w:eastAsia="新宋体"/>
          <w:lang w:eastAsia="zh-CN"/>
        </w:rPr>
        <w:t>nt</w:t>
      </w:r>
      <w:r w:rsidR="006A30E8">
        <w:rPr>
          <w:rFonts w:eastAsia="新宋体" w:hint="eastAsia"/>
          <w:lang w:eastAsia="zh-CN"/>
        </w:rPr>
        <w:t>时</w:t>
      </w:r>
      <w:r w:rsidR="006A30E8">
        <w:rPr>
          <w:rFonts w:eastAsia="新宋体"/>
          <w:lang w:eastAsia="zh-CN"/>
        </w:rPr>
        <w:t>，</w:t>
      </w:r>
      <w:r w:rsidR="006A30E8">
        <w:rPr>
          <w:rFonts w:eastAsia="新宋体" w:hint="eastAsia"/>
          <w:lang w:eastAsia="zh-CN"/>
        </w:rPr>
        <w:t>PUB</w:t>
      </w:r>
      <w:r w:rsidR="006A30E8">
        <w:rPr>
          <w:rFonts w:eastAsia="新宋体" w:hint="eastAsia"/>
          <w:lang w:eastAsia="zh-CN"/>
        </w:rPr>
        <w:t>替换</w:t>
      </w:r>
      <w:r w:rsidR="006A30E8">
        <w:rPr>
          <w:rFonts w:eastAsia="新宋体"/>
          <w:lang w:eastAsia="zh-CN"/>
        </w:rPr>
        <w:t>的</w:t>
      </w:r>
      <w:r w:rsidR="006A30E8">
        <w:rPr>
          <w:rFonts w:eastAsia="新宋体" w:hint="eastAsia"/>
          <w:lang w:eastAsia="zh-CN"/>
        </w:rPr>
        <w:t>QOS</w:t>
      </w:r>
      <w:r w:rsidR="006A30E8">
        <w:rPr>
          <w:rFonts w:eastAsia="新宋体" w:hint="eastAsia"/>
          <w:lang w:eastAsia="zh-CN"/>
        </w:rPr>
        <w:t>值</w:t>
      </w:r>
      <w:r w:rsidR="006A30E8">
        <w:rPr>
          <w:rFonts w:eastAsia="新宋体"/>
          <w:lang w:eastAsia="zh-CN"/>
        </w:rPr>
        <w:t>和</w:t>
      </w:r>
      <w:r w:rsidR="006A30E8">
        <w:rPr>
          <w:rFonts w:eastAsia="新宋体" w:hint="eastAsia"/>
          <w:lang w:eastAsia="zh-CN"/>
        </w:rPr>
        <w:t>master</w:t>
      </w:r>
      <w:r w:rsidR="006A30E8">
        <w:rPr>
          <w:rFonts w:eastAsia="新宋体" w:hint="eastAsia"/>
          <w:lang w:eastAsia="zh-CN"/>
        </w:rPr>
        <w:t>切换</w:t>
      </w:r>
      <w:r w:rsidR="006A30E8">
        <w:rPr>
          <w:rFonts w:eastAsia="新宋体"/>
          <w:lang w:eastAsia="zh-CN"/>
        </w:rPr>
        <w:t>的</w:t>
      </w:r>
      <w:r w:rsidR="006A30E8">
        <w:rPr>
          <w:rFonts w:eastAsia="新宋体" w:hint="eastAsia"/>
          <w:lang w:eastAsia="zh-CN"/>
        </w:rPr>
        <w:t xml:space="preserve">HIGH </w:t>
      </w:r>
      <w:r w:rsidR="006A30E8">
        <w:rPr>
          <w:rFonts w:eastAsia="新宋体"/>
          <w:lang w:eastAsia="zh-CN"/>
        </w:rPr>
        <w:t>QOS</w:t>
      </w:r>
      <w:r w:rsidR="006A30E8">
        <w:rPr>
          <w:rFonts w:eastAsia="新宋体" w:hint="eastAsia"/>
          <w:lang w:eastAsia="zh-CN"/>
        </w:rPr>
        <w:t>值</w:t>
      </w:r>
      <w:r w:rsidR="006A30E8">
        <w:rPr>
          <w:rFonts w:eastAsia="新宋体"/>
          <w:lang w:eastAsia="zh-CN"/>
        </w:rPr>
        <w:t>相同，</w:t>
      </w:r>
      <w:r>
        <w:rPr>
          <w:rFonts w:eastAsia="新宋体" w:hint="eastAsia"/>
          <w:lang w:eastAsia="zh-CN"/>
        </w:rPr>
        <w:t>其</w:t>
      </w:r>
      <w:r>
        <w:rPr>
          <w:rFonts w:eastAsia="新宋体"/>
          <w:lang w:eastAsia="zh-CN"/>
        </w:rPr>
        <w:t>设置成一致的意义在于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值</w:t>
      </w:r>
      <w:r>
        <w:rPr>
          <w:rFonts w:eastAsia="新宋体"/>
          <w:lang w:eastAsia="zh-CN"/>
        </w:rPr>
        <w:t>产生</w:t>
      </w:r>
      <w:r>
        <w:rPr>
          <w:rFonts w:eastAsia="新宋体" w:hint="eastAsia"/>
          <w:lang w:eastAsia="zh-CN"/>
        </w:rPr>
        <w:t>后</w:t>
      </w:r>
      <w:r>
        <w:rPr>
          <w:rFonts w:eastAsia="新宋体"/>
          <w:lang w:eastAsia="zh-CN"/>
        </w:rPr>
        <w:t>整个</w:t>
      </w:r>
      <w:r>
        <w:rPr>
          <w:rFonts w:eastAsia="新宋体" w:hint="eastAsia"/>
          <w:lang w:eastAsia="zh-CN"/>
        </w:rPr>
        <w:t>port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优先级都会有提升</w:t>
      </w:r>
      <w:r w:rsidR="00550FDB">
        <w:rPr>
          <w:rFonts w:eastAsia="新宋体" w:hint="eastAsia"/>
          <w:lang w:eastAsia="zh-CN"/>
        </w:rPr>
        <w:t>，</w:t>
      </w:r>
      <w:r w:rsidR="00550FDB">
        <w:rPr>
          <w:rFonts w:eastAsia="新宋体"/>
          <w:lang w:eastAsia="zh-CN"/>
        </w:rPr>
        <w:t>直到</w:t>
      </w:r>
      <w:r w:rsidR="00550FDB">
        <w:rPr>
          <w:rFonts w:eastAsia="新宋体" w:hint="eastAsia"/>
          <w:lang w:eastAsia="zh-CN"/>
        </w:rPr>
        <w:t>urgent</w:t>
      </w:r>
      <w:r w:rsidR="00550FDB">
        <w:rPr>
          <w:rFonts w:eastAsia="新宋体" w:hint="eastAsia"/>
          <w:lang w:eastAsia="zh-CN"/>
        </w:rPr>
        <w:t>被</w:t>
      </w:r>
      <w:r w:rsidR="00550FDB">
        <w:rPr>
          <w:rFonts w:eastAsia="新宋体"/>
          <w:lang w:eastAsia="zh-CN"/>
        </w:rPr>
        <w:t>关闭，期间</w:t>
      </w:r>
      <w:r w:rsidR="00550FDB">
        <w:rPr>
          <w:rFonts w:eastAsia="新宋体" w:hint="eastAsia"/>
          <w:lang w:eastAsia="zh-CN"/>
        </w:rPr>
        <w:t>当前</w:t>
      </w:r>
      <w:r w:rsidR="00550FDB">
        <w:rPr>
          <w:rFonts w:eastAsia="新宋体" w:hint="eastAsia"/>
          <w:lang w:eastAsia="zh-CN"/>
        </w:rPr>
        <w:t>port</w:t>
      </w:r>
      <w:r w:rsidR="00550FDB">
        <w:rPr>
          <w:rFonts w:eastAsia="新宋体" w:hint="eastAsia"/>
          <w:lang w:eastAsia="zh-CN"/>
        </w:rPr>
        <w:t>的</w:t>
      </w:r>
      <w:r w:rsidR="00550FDB">
        <w:rPr>
          <w:rFonts w:eastAsia="新宋体"/>
          <w:lang w:eastAsia="zh-CN"/>
        </w:rPr>
        <w:t>端口将</w:t>
      </w:r>
      <w:r w:rsidR="00550FDB">
        <w:rPr>
          <w:rFonts w:eastAsia="新宋体" w:hint="eastAsia"/>
          <w:lang w:eastAsia="zh-CN"/>
        </w:rPr>
        <w:t>一直</w:t>
      </w:r>
      <w:r w:rsidR="00550FDB">
        <w:rPr>
          <w:rFonts w:eastAsia="新宋体"/>
          <w:lang w:eastAsia="zh-CN"/>
        </w:rPr>
        <w:t>维持着</w:t>
      </w:r>
      <w:r w:rsidR="00550FDB">
        <w:rPr>
          <w:rFonts w:eastAsia="新宋体" w:hint="eastAsia"/>
          <w:lang w:eastAsia="zh-CN"/>
        </w:rPr>
        <w:t>urgent QOS</w:t>
      </w:r>
      <w:r w:rsidR="00550FDB">
        <w:rPr>
          <w:rFonts w:eastAsia="新宋体" w:hint="eastAsia"/>
          <w:lang w:eastAsia="zh-CN"/>
        </w:rPr>
        <w:t>值</w:t>
      </w:r>
      <w:r w:rsidR="00550FDB">
        <w:rPr>
          <w:rFonts w:eastAsia="新宋体"/>
          <w:lang w:eastAsia="zh-CN"/>
        </w:rPr>
        <w:t>，在</w:t>
      </w:r>
      <w:r w:rsidR="00550FDB">
        <w:rPr>
          <w:rFonts w:eastAsia="新宋体" w:hint="eastAsia"/>
          <w:lang w:eastAsia="zh-CN"/>
        </w:rPr>
        <w:t>normal</w:t>
      </w:r>
      <w:r w:rsidR="00550FDB">
        <w:rPr>
          <w:rFonts w:eastAsia="新宋体" w:hint="eastAsia"/>
          <w:lang w:eastAsia="zh-CN"/>
        </w:rPr>
        <w:t>状态</w:t>
      </w:r>
      <w:r w:rsidR="00550FDB">
        <w:rPr>
          <w:rFonts w:eastAsia="新宋体"/>
          <w:lang w:eastAsia="zh-CN"/>
        </w:rPr>
        <w:t>是每个请求的</w:t>
      </w:r>
      <w:r w:rsidR="00550FDB">
        <w:rPr>
          <w:rFonts w:eastAsia="新宋体" w:hint="eastAsia"/>
          <w:lang w:eastAsia="zh-CN"/>
        </w:rPr>
        <w:t>QOS</w:t>
      </w:r>
      <w:r w:rsidR="00550FDB">
        <w:rPr>
          <w:rFonts w:eastAsia="新宋体" w:hint="eastAsia"/>
          <w:lang w:eastAsia="zh-CN"/>
        </w:rPr>
        <w:t>与</w:t>
      </w:r>
      <w:r w:rsidR="00550FDB">
        <w:rPr>
          <w:rFonts w:eastAsia="新宋体"/>
          <w:lang w:eastAsia="zh-CN"/>
        </w:rPr>
        <w:t>请求的指令之间是同步的。</w:t>
      </w:r>
    </w:p>
    <w:p w:rsidR="00E616F4" w:rsidRPr="00E616F4" w:rsidRDefault="00E616F4" w:rsidP="00E616F4">
      <w:pPr>
        <w:pStyle w:val="4"/>
        <w:rPr>
          <w:lang w:eastAsia="zh-CN"/>
        </w:rPr>
      </w:pPr>
      <w:bookmarkStart w:id="24" w:name="_Toc524509128"/>
      <w:r w:rsidRPr="00E616F4">
        <w:rPr>
          <w:rFonts w:hint="eastAsia"/>
          <w:lang w:eastAsia="zh-CN"/>
        </w:rPr>
        <w:t>4.2</w:t>
      </w:r>
      <w:r w:rsidRPr="00E616F4">
        <w:rPr>
          <w:lang w:eastAsia="zh-CN"/>
        </w:rPr>
        <w:t>MM</w:t>
      </w:r>
      <w:bookmarkEnd w:id="24"/>
    </w:p>
    <w:p w:rsidR="00E616F4" w:rsidRDefault="00A32536" w:rsidP="00C90DFF">
      <w:pPr>
        <w:jc w:val="center"/>
        <w:rPr>
          <w:rFonts w:eastAsia="新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929A86" wp14:editId="1C3EBD28">
                <wp:simplePos x="0" y="0"/>
                <wp:positionH relativeFrom="column">
                  <wp:posOffset>365760</wp:posOffset>
                </wp:positionH>
                <wp:positionV relativeFrom="paragraph">
                  <wp:posOffset>2527880</wp:posOffset>
                </wp:positionV>
                <wp:extent cx="930257" cy="29070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2536" w:rsidRPr="00953944" w:rsidRDefault="00A32536" w:rsidP="00A32536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:7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29A86" id="文本框 26" o:spid="_x0000_s1033" type="#_x0000_t202" style="position:absolute;left:0;text-align:left;margin-left:28.8pt;margin-top:199.05pt;width:73.25pt;height:22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" filled="f" stroked="f" strokeweight=".5pt">
                <v:textbox>
                  <w:txbxContent>
                    <w:p w:rsidR="00A32536" w:rsidRPr="00953944" w:rsidRDefault="00A32536" w:rsidP="00A32536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:7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/7</w:t>
                      </w:r>
                    </w:p>
                  </w:txbxContent>
                </v:textbox>
              </v:shape>
            </w:pict>
          </mc:Fallback>
        </mc:AlternateContent>
      </w:r>
      <w:r w:rsidR="0089689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B5D08" wp14:editId="395CC9E8">
                <wp:simplePos x="0" y="0"/>
                <wp:positionH relativeFrom="column">
                  <wp:posOffset>373711</wp:posOffset>
                </wp:positionH>
                <wp:positionV relativeFrom="paragraph">
                  <wp:posOffset>295993</wp:posOffset>
                </wp:positionV>
                <wp:extent cx="930257" cy="29070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6894" w:rsidRPr="00953944" w:rsidRDefault="00896894" w:rsidP="00896894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 w:rsidRPr="0089689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89689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:6</w:t>
                            </w:r>
                            <w:proofErr w:type="gramEnd"/>
                            <w:r w:rsidRPr="00896894"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B5D08" id="文本框 25" o:spid="_x0000_s1034" type="#_x0000_t202" style="position:absolute;left:0;text-align:left;margin-left:29.45pt;margin-top:23.3pt;width:73.25pt;height:22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" filled="f" stroked="f" strokeweight=".5pt">
                <v:textbox>
                  <w:txbxContent>
                    <w:p w:rsidR="00896894" w:rsidRPr="00953944" w:rsidRDefault="00896894" w:rsidP="00896894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 w:rsidRPr="0089689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89689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:6</w:t>
                      </w:r>
                      <w:proofErr w:type="gramEnd"/>
                      <w:r w:rsidRPr="00896894"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/6</w:t>
                      </w:r>
                    </w:p>
                  </w:txbxContent>
                </v:textbox>
              </v:shape>
            </w:pict>
          </mc:Fallback>
        </mc:AlternateContent>
      </w:r>
      <w:r w:rsidR="00C90DFF">
        <w:rPr>
          <w:noProof/>
          <w:lang w:eastAsia="zh-CN"/>
        </w:rPr>
        <w:drawing>
          <wp:inline distT="0" distB="0" distL="0" distR="0" wp14:anchorId="37BAA67E" wp14:editId="0E92081E">
            <wp:extent cx="4150581" cy="3514090"/>
            <wp:effectExtent l="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186" cy="352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36" w:rsidRDefault="00C90DFF" w:rsidP="006A30E8">
      <w:pPr>
        <w:spacing w:line="276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  <w:t>MM</w:t>
      </w:r>
      <w:r>
        <w:rPr>
          <w:rFonts w:eastAsia="新宋体" w:hint="eastAsia"/>
          <w:lang w:eastAsia="zh-CN"/>
        </w:rPr>
        <w:t>内部</w:t>
      </w:r>
      <w:r>
        <w:rPr>
          <w:rFonts w:eastAsia="新宋体"/>
          <w:lang w:eastAsia="zh-CN"/>
        </w:rPr>
        <w:t>全是</w:t>
      </w:r>
      <w:r>
        <w:rPr>
          <w:rFonts w:eastAsia="新宋体" w:hint="eastAsia"/>
          <w:lang w:eastAsia="zh-CN"/>
        </w:rPr>
        <w:t>normal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模块，并没有实时性的需求，因此相应的</w:t>
      </w:r>
      <w:r>
        <w:rPr>
          <w:rFonts w:eastAsia="新宋体" w:hint="eastAsia"/>
          <w:lang w:eastAsia="zh-CN"/>
        </w:rPr>
        <w:t>QOS</w:t>
      </w:r>
      <w:r>
        <w:rPr>
          <w:rFonts w:eastAsia="新宋体" w:hint="eastAsia"/>
          <w:lang w:eastAsia="zh-CN"/>
        </w:rPr>
        <w:t>相比较</w:t>
      </w:r>
      <w:r>
        <w:rPr>
          <w:rFonts w:eastAsia="新宋体" w:hint="eastAsia"/>
          <w:lang w:eastAsia="zh-CN"/>
        </w:rPr>
        <w:t>real time</w:t>
      </w:r>
      <w:r>
        <w:rPr>
          <w:rFonts w:eastAsia="新宋体" w:hint="eastAsia"/>
          <w:lang w:eastAsia="zh-CN"/>
        </w:rPr>
        <w:t>较低</w:t>
      </w:r>
      <w:r w:rsidR="00A32536">
        <w:rPr>
          <w:rFonts w:eastAsia="新宋体" w:hint="eastAsia"/>
          <w:lang w:eastAsia="zh-CN"/>
        </w:rPr>
        <w:t>，</w:t>
      </w:r>
      <w:r w:rsidR="00A32536" w:rsidRPr="00A32536">
        <w:rPr>
          <w:rFonts w:eastAsia="新宋体" w:hint="eastAsia"/>
          <w:b/>
          <w:lang w:eastAsia="zh-CN"/>
        </w:rPr>
        <w:t>ISP</w:t>
      </w:r>
      <w:r w:rsidR="00A32536">
        <w:rPr>
          <w:rFonts w:eastAsia="新宋体" w:hint="eastAsia"/>
          <w:lang w:eastAsia="zh-CN"/>
        </w:rPr>
        <w:t>:</w:t>
      </w:r>
      <w:r w:rsidR="00A32536">
        <w:rPr>
          <w:rFonts w:eastAsia="新宋体"/>
          <w:lang w:eastAsia="zh-CN"/>
        </w:rPr>
        <w:t>low :r/w:6/6, High:r/w:7/7</w:t>
      </w:r>
      <w:r w:rsidR="00A32536">
        <w:rPr>
          <w:rFonts w:eastAsia="新宋体" w:hint="eastAsia"/>
          <w:lang w:eastAsia="zh-CN"/>
        </w:rPr>
        <w:t>，</w:t>
      </w:r>
      <w:r w:rsidR="00A32536" w:rsidRPr="00A32536">
        <w:rPr>
          <w:rFonts w:eastAsia="新宋体" w:hint="eastAsia"/>
          <w:b/>
          <w:lang w:eastAsia="zh-CN"/>
        </w:rPr>
        <w:t>JPG</w:t>
      </w:r>
      <w:r w:rsidR="00A32536">
        <w:rPr>
          <w:rFonts w:eastAsia="新宋体" w:hint="eastAsia"/>
          <w:lang w:eastAsia="zh-CN"/>
        </w:rPr>
        <w:t>:</w:t>
      </w:r>
      <w:r w:rsidR="00A32536">
        <w:rPr>
          <w:rFonts w:eastAsia="新宋体"/>
          <w:lang w:eastAsia="zh-CN"/>
        </w:rPr>
        <w:t>low</w:t>
      </w:r>
      <w:r w:rsidR="00A32536">
        <w:rPr>
          <w:rFonts w:eastAsia="新宋体"/>
          <w:lang w:eastAsia="zh-CN"/>
        </w:rPr>
        <w:t>：</w:t>
      </w:r>
      <w:r w:rsidR="00A32536">
        <w:rPr>
          <w:rFonts w:eastAsia="新宋体"/>
          <w:lang w:eastAsia="zh-CN"/>
        </w:rPr>
        <w:t xml:space="preserve">r/w:1/1,High:r/w7/7 </w:t>
      </w:r>
      <w:r w:rsidR="00A32536">
        <w:rPr>
          <w:rFonts w:eastAsia="新宋体" w:hint="eastAsia"/>
          <w:lang w:eastAsia="zh-CN"/>
        </w:rPr>
        <w:t>，</w:t>
      </w:r>
    </w:p>
    <w:p w:rsidR="00C51D78" w:rsidRDefault="00A32536" w:rsidP="006A30E8">
      <w:pPr>
        <w:spacing w:line="276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>CPP:r/w:1/1</w:t>
      </w:r>
      <w:r w:rsidR="00C51D78">
        <w:rPr>
          <w:rFonts w:eastAsia="新宋体" w:hint="eastAsia"/>
          <w:lang w:eastAsia="zh-CN"/>
        </w:rPr>
        <w:t>。</w:t>
      </w:r>
    </w:p>
    <w:p w:rsidR="00C51D78" w:rsidRDefault="00A32536" w:rsidP="006A30E8">
      <w:pPr>
        <w:spacing w:line="276" w:lineRule="auto"/>
        <w:ind w:firstLine="420"/>
        <w:jc w:val="left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其中</w:t>
      </w:r>
      <w:r>
        <w:rPr>
          <w:rFonts w:eastAsia="新宋体"/>
          <w:lang w:eastAsia="zh-CN"/>
        </w:rPr>
        <w:t>当</w:t>
      </w:r>
      <w:r>
        <w:rPr>
          <w:rFonts w:eastAsia="新宋体" w:hint="eastAsia"/>
          <w:lang w:eastAsia="zh-CN"/>
        </w:rPr>
        <w:t>IS</w:t>
      </w:r>
      <w:r>
        <w:rPr>
          <w:rFonts w:eastAsia="新宋体"/>
          <w:lang w:eastAsia="zh-CN"/>
        </w:rPr>
        <w:t>P</w:t>
      </w:r>
      <w:r>
        <w:rPr>
          <w:rFonts w:eastAsia="新宋体" w:hint="eastAsia"/>
          <w:lang w:eastAsia="zh-CN"/>
        </w:rPr>
        <w:t>和</w:t>
      </w:r>
      <w:r>
        <w:rPr>
          <w:rFonts w:eastAsia="新宋体" w:hint="eastAsia"/>
          <w:lang w:eastAsia="zh-CN"/>
        </w:rPr>
        <w:t>JPG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qos</w:t>
      </w:r>
      <w:r>
        <w:rPr>
          <w:rFonts w:eastAsia="新宋体"/>
          <w:lang w:eastAsia="zh-CN"/>
        </w:rPr>
        <w:t>值由</w:t>
      </w:r>
      <w:r>
        <w:rPr>
          <w:rFonts w:eastAsia="新宋体" w:hint="eastAsia"/>
          <w:lang w:eastAsia="zh-CN"/>
        </w:rPr>
        <w:t>LOW</w:t>
      </w:r>
      <w:r>
        <w:rPr>
          <w:rFonts w:eastAsia="新宋体"/>
          <w:lang w:eastAsia="zh-CN"/>
        </w:rPr>
        <w:t>-&gt;HIGH</w:t>
      </w: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时</w:t>
      </w:r>
      <w:r>
        <w:rPr>
          <w:rFonts w:eastAsia="新宋体"/>
          <w:lang w:eastAsia="zh-CN"/>
        </w:rPr>
        <w:t>会触发</w:t>
      </w:r>
      <w:r>
        <w:rPr>
          <w:rFonts w:eastAsia="新宋体" w:hint="eastAsia"/>
          <w:lang w:eastAsia="zh-CN"/>
        </w:rPr>
        <w:t>urgent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提升</w:t>
      </w:r>
      <w:r>
        <w:rPr>
          <w:rFonts w:eastAsia="新宋体"/>
          <w:lang w:eastAsia="zh-CN"/>
        </w:rPr>
        <w:t>qos</w:t>
      </w:r>
      <w:r>
        <w:rPr>
          <w:rFonts w:eastAsia="新宋体"/>
          <w:lang w:eastAsia="zh-CN"/>
        </w:rPr>
        <w:t>的值。</w:t>
      </w:r>
    </w:p>
    <w:bookmarkStart w:id="25" w:name="_Toc524509129"/>
    <w:p w:rsidR="00E616F4" w:rsidRPr="00E616F4" w:rsidRDefault="00112B10" w:rsidP="00E616F4">
      <w:pPr>
        <w:pStyle w:val="4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4E204C" wp14:editId="3739BC55">
                <wp:simplePos x="0" y="0"/>
                <wp:positionH relativeFrom="margin">
                  <wp:posOffset>4738978</wp:posOffset>
                </wp:positionH>
                <wp:positionV relativeFrom="paragraph">
                  <wp:posOffset>510071</wp:posOffset>
                </wp:positionV>
                <wp:extent cx="802640" cy="262255"/>
                <wp:effectExtent l="0" t="0" r="0" b="44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:14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204C" id="文本框 32" o:spid="_x0000_s1035" type="#_x0000_t202" style="position:absolute;left:0;text-align:left;margin-left:373.15pt;margin-top:40.15pt;width:63.2pt;height:20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:14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FACF9D" wp14:editId="7CFB7F7E">
                <wp:simplePos x="0" y="0"/>
                <wp:positionH relativeFrom="margin">
                  <wp:posOffset>4111294</wp:posOffset>
                </wp:positionH>
                <wp:positionV relativeFrom="paragraph">
                  <wp:posOffset>511810</wp:posOffset>
                </wp:positionV>
                <wp:extent cx="802640" cy="262255"/>
                <wp:effectExtent l="0" t="0" r="0" b="444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64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ACF9D" id="文本框 28" o:spid="_x0000_s1036" type="#_x0000_t202" style="position:absolute;left:0;text-align:left;margin-left:323.7pt;margin-top:40.3pt;width:63.2pt;height:20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56ED39" wp14:editId="3CD785A4">
                <wp:simplePos x="0" y="0"/>
                <wp:positionH relativeFrom="margin">
                  <wp:posOffset>3497249</wp:posOffset>
                </wp:positionH>
                <wp:positionV relativeFrom="paragraph">
                  <wp:posOffset>509905</wp:posOffset>
                </wp:positionV>
                <wp:extent cx="795020" cy="262255"/>
                <wp:effectExtent l="0" t="0" r="0" b="444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:13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6ED39" id="文本框 18" o:spid="_x0000_s1037" type="#_x0000_t202" style="position:absolute;left:0;text-align:left;margin-left:275.35pt;margin-top:40.15pt;width:62.6pt;height:20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:13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2EA791" wp14:editId="1FDF27FD">
                <wp:simplePos x="0" y="0"/>
                <wp:positionH relativeFrom="margin">
                  <wp:posOffset>2869869</wp:posOffset>
                </wp:positionH>
                <wp:positionV relativeFrom="paragraph">
                  <wp:posOffset>509270</wp:posOffset>
                </wp:positionV>
                <wp:extent cx="795020" cy="262255"/>
                <wp:effectExtent l="0" t="0" r="0" b="444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:10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A791" id="_x0000_s1038" type="#_x0000_t202" style="position:absolute;left:0;text-align:left;margin-left:225.95pt;margin-top:40.1pt;width:62.6pt;height:20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:10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0DE53C" wp14:editId="631FFDD8">
                <wp:simplePos x="0" y="0"/>
                <wp:positionH relativeFrom="column">
                  <wp:posOffset>2016732</wp:posOffset>
                </wp:positionH>
                <wp:positionV relativeFrom="paragraph">
                  <wp:posOffset>502892</wp:posOffset>
                </wp:positionV>
                <wp:extent cx="834887" cy="250439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250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EA1" w:rsidRPr="00953944" w:rsidRDefault="00410EA1" w:rsidP="00410EA1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:15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E53C" id="文本框 29" o:spid="_x0000_s1039" type="#_x0000_t202" style="position:absolute;left:0;text-align:left;margin-left:158.8pt;margin-top:39.6pt;width:65.75pt;height:1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" filled="f" stroked="f" strokeweight=".5pt">
                <v:textbox>
                  <w:txbxContent>
                    <w:p w:rsidR="00410EA1" w:rsidRPr="00953944" w:rsidRDefault="00410EA1" w:rsidP="00410EA1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:15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5A3982" wp14:editId="695D1B99">
                <wp:simplePos x="0" y="0"/>
                <wp:positionH relativeFrom="margin">
                  <wp:posOffset>1129086</wp:posOffset>
                </wp:positionH>
                <wp:positionV relativeFrom="paragraph">
                  <wp:posOffset>508552</wp:posOffset>
                </wp:positionV>
                <wp:extent cx="795130" cy="262393"/>
                <wp:effectExtent l="0" t="0" r="0" b="444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A3982" id="文本框 14" o:spid="_x0000_s1040" type="#_x0000_t202" style="position:absolute;left:0;text-align:left;margin-left:88.9pt;margin-top:40.05pt;width:62.6pt;height:20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F8A196" wp14:editId="645BCBA3">
                <wp:simplePos x="0" y="0"/>
                <wp:positionH relativeFrom="margin">
                  <wp:posOffset>470618</wp:posOffset>
                </wp:positionH>
                <wp:positionV relativeFrom="paragraph">
                  <wp:posOffset>519458</wp:posOffset>
                </wp:positionV>
                <wp:extent cx="795130" cy="262393"/>
                <wp:effectExtent l="0" t="0" r="0" b="444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A196" id="文本框 11" o:spid="_x0000_s1041" type="#_x0000_t202" style="position:absolute;left:0;text-align:left;margin-left:37.05pt;margin-top:40.9pt;width:62.6pt;height:20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A00561" wp14:editId="05FB39ED">
                <wp:simplePos x="0" y="0"/>
                <wp:positionH relativeFrom="margin">
                  <wp:posOffset>-166977</wp:posOffset>
                </wp:positionH>
                <wp:positionV relativeFrom="paragraph">
                  <wp:posOffset>518022</wp:posOffset>
                </wp:positionV>
                <wp:extent cx="803082" cy="278130"/>
                <wp:effectExtent l="0" t="0" r="0" b="762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082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00561" id="文本框 10" o:spid="_x0000_s1042" type="#_x0000_t202" style="position:absolute;left:0;text-align:left;margin-left:-13.15pt;margin-top:40.8pt;width:63.25pt;height:21.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16F4" w:rsidRPr="00E616F4">
        <w:rPr>
          <w:lang w:eastAsia="zh-CN"/>
        </w:rPr>
        <w:t>4.3WTLCP</w:t>
      </w:r>
      <w:bookmarkEnd w:id="25"/>
    </w:p>
    <w:p w:rsidR="00E616F4" w:rsidRDefault="00615978" w:rsidP="00C21F2F">
      <w:pPr>
        <w:rPr>
          <w:rFonts w:eastAsia="新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E9EADA" wp14:editId="55E3780C">
                <wp:simplePos x="0" y="0"/>
                <wp:positionH relativeFrom="page">
                  <wp:align>right</wp:align>
                </wp:positionH>
                <wp:positionV relativeFrom="paragraph">
                  <wp:posOffset>627325</wp:posOffset>
                </wp:positionV>
                <wp:extent cx="930257" cy="29070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EA1" w:rsidRPr="00953944" w:rsidRDefault="00410EA1" w:rsidP="00410EA1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:13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9EADA" id="文本框 30" o:spid="_x0000_s1043" type="#_x0000_t202" style="position:absolute;left:0;text-align:left;margin-left:22.05pt;margin-top:49.4pt;width:73.25pt;height:22.9pt;z-index:2516838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" filled="f" stroked="f" strokeweight=".5pt">
                <v:textbox>
                  <w:txbxContent>
                    <w:p w:rsidR="00410EA1" w:rsidRPr="00953944" w:rsidRDefault="00410EA1" w:rsidP="00410EA1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:13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B5BC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814FCF" wp14:editId="05DF7DD0">
                <wp:simplePos x="0" y="0"/>
                <wp:positionH relativeFrom="column">
                  <wp:posOffset>2544417</wp:posOffset>
                </wp:positionH>
                <wp:positionV relativeFrom="paragraph">
                  <wp:posOffset>3776234</wp:posOffset>
                </wp:positionV>
                <wp:extent cx="930257" cy="29070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5BC7" w:rsidRPr="00953944" w:rsidRDefault="002B5BC7" w:rsidP="002B5BC7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:14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4FCF" id="文本框 34" o:spid="_x0000_s1044" type="#_x0000_t202" style="position:absolute;left:0;text-align:left;margin-left:200.35pt;margin-top:297.35pt;width:73.25pt;height:2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" filled="f" stroked="f" strokeweight=".5pt">
                <v:textbox>
                  <w:txbxContent>
                    <w:p w:rsidR="002B5BC7" w:rsidRPr="00953944" w:rsidRDefault="002B5BC7" w:rsidP="002B5BC7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:14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/14</w:t>
                      </w:r>
                    </w:p>
                  </w:txbxContent>
                </v:textbox>
              </v:shape>
            </w:pict>
          </mc:Fallback>
        </mc:AlternateContent>
      </w:r>
      <w:r w:rsidR="00112B1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EA3E38" wp14:editId="5A61EA3F">
                <wp:simplePos x="0" y="0"/>
                <wp:positionH relativeFrom="margin">
                  <wp:posOffset>-125316</wp:posOffset>
                </wp:positionH>
                <wp:positionV relativeFrom="paragraph">
                  <wp:posOffset>1479743</wp:posOffset>
                </wp:positionV>
                <wp:extent cx="795130" cy="262393"/>
                <wp:effectExtent l="0" t="0" r="0" b="444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130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2B10" w:rsidRPr="00112B10" w:rsidRDefault="00112B10" w:rsidP="00112B10">
                            <w:pPr>
                              <w:rPr>
                                <w:rFonts w:eastAsiaTheme="minorEastAsia"/>
                                <w:color w:val="FF0000"/>
                                <w:sz w:val="21"/>
                                <w:lang w:eastAsia="zh-CN"/>
                              </w:rPr>
                            </w:pPr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:12</w:t>
                            </w:r>
                            <w:proofErr w:type="gramEnd"/>
                            <w:r w:rsidRPr="00112B10">
                              <w:rPr>
                                <w:rFonts w:eastAsiaTheme="minorEastAsia" w:hint="eastAsia"/>
                                <w:color w:val="FF0000"/>
                                <w:sz w:val="21"/>
                                <w:highlight w:val="yellow"/>
                                <w:lang w:eastAsia="zh-CN"/>
                              </w:rPr>
                              <w:t>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A3E38" id="文本框 15" o:spid="_x0000_s1045" type="#_x0000_t202" style="position:absolute;left:0;text-align:left;margin-left:-9.85pt;margin-top:116.5pt;width:62.6pt;height:20.6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" filled="f" stroked="f" strokeweight=".5pt">
                <v:textbox>
                  <w:txbxContent>
                    <w:p w:rsidR="00112B10" w:rsidRPr="00112B10" w:rsidRDefault="00112B10" w:rsidP="00112B10">
                      <w:pPr>
                        <w:rPr>
                          <w:rFonts w:eastAsiaTheme="minorEastAsia"/>
                          <w:color w:val="FF0000"/>
                          <w:sz w:val="21"/>
                          <w:lang w:eastAsia="zh-CN"/>
                        </w:rPr>
                      </w:pPr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:12</w:t>
                      </w:r>
                      <w:proofErr w:type="gramEnd"/>
                      <w:r w:rsidRPr="00112B10">
                        <w:rPr>
                          <w:rFonts w:eastAsiaTheme="minorEastAsia" w:hint="eastAsia"/>
                          <w:color w:val="FF0000"/>
                          <w:sz w:val="21"/>
                          <w:highlight w:val="yellow"/>
                          <w:lang w:eastAsia="zh-CN"/>
                        </w:rPr>
                        <w:t>/12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0EA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644F0C" wp14:editId="1839693C">
                <wp:simplePos x="0" y="0"/>
                <wp:positionH relativeFrom="column">
                  <wp:posOffset>5375081</wp:posOffset>
                </wp:positionH>
                <wp:positionV relativeFrom="paragraph">
                  <wp:posOffset>1820214</wp:posOffset>
                </wp:positionV>
                <wp:extent cx="930257" cy="29070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57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0EA1" w:rsidRPr="00953944" w:rsidRDefault="00410EA1" w:rsidP="00410EA1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:13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44F0C" id="文本框 31" o:spid="_x0000_s1046" type="#_x0000_t202" style="position:absolute;left:0;text-align:left;margin-left:423.25pt;margin-top:143.3pt;width:73.25pt;height:2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" filled="f" stroked="f" strokeweight=".5pt">
                <v:textbox>
                  <w:txbxContent>
                    <w:p w:rsidR="00410EA1" w:rsidRPr="00953944" w:rsidRDefault="00410EA1" w:rsidP="00410EA1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:13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/13</w:t>
                      </w:r>
                    </w:p>
                  </w:txbxContent>
                </v:textbox>
              </v:shape>
            </w:pict>
          </mc:Fallback>
        </mc:AlternateContent>
      </w:r>
      <w:r w:rsidR="00586CA7">
        <w:rPr>
          <w:noProof/>
          <w:lang w:eastAsia="zh-CN"/>
        </w:rPr>
        <w:drawing>
          <wp:inline distT="0" distB="0" distL="0" distR="0" wp14:anchorId="6D86EF99" wp14:editId="6CA2A163">
            <wp:extent cx="5939624" cy="4372443"/>
            <wp:effectExtent l="0" t="0" r="4445" b="952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231" cy="43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10" w:rsidRPr="00112B10" w:rsidRDefault="009C1CE5" w:rsidP="00112B10">
      <w:pPr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  <w:t>WTLCP</w:t>
      </w:r>
      <w:r>
        <w:rPr>
          <w:rFonts w:eastAsia="新宋体" w:hint="eastAsia"/>
          <w:lang w:eastAsia="zh-CN"/>
        </w:rPr>
        <w:t>是</w:t>
      </w:r>
      <w:r>
        <w:rPr>
          <w:rFonts w:eastAsia="新宋体"/>
          <w:lang w:eastAsia="zh-CN"/>
        </w:rPr>
        <w:t>实时性的模块，对实时要求较高</w:t>
      </w:r>
      <w:r>
        <w:rPr>
          <w:rFonts w:eastAsia="新宋体" w:hint="eastAsia"/>
          <w:lang w:eastAsia="zh-CN"/>
        </w:rPr>
        <w:t>，</w:t>
      </w:r>
      <w:r>
        <w:rPr>
          <w:rFonts w:eastAsia="新宋体"/>
          <w:lang w:eastAsia="zh-CN"/>
        </w:rPr>
        <w:t>各个</w:t>
      </w:r>
      <w:r>
        <w:rPr>
          <w:rFonts w:eastAsia="新宋体"/>
          <w:lang w:eastAsia="zh-CN"/>
        </w:rPr>
        <w:t>Master</w:t>
      </w:r>
      <w:r>
        <w:rPr>
          <w:rFonts w:eastAsia="新宋体"/>
          <w:lang w:eastAsia="zh-CN"/>
        </w:rPr>
        <w:t>的设置如下：</w:t>
      </w:r>
    </w:p>
    <w:p w:rsidR="00112B10" w:rsidRDefault="009C1CE5" w:rsidP="002B5BC7">
      <w:pPr>
        <w:jc w:val="center"/>
        <w:rPr>
          <w:rFonts w:eastAsia="新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1646E1" wp14:editId="0FA9FF95">
            <wp:extent cx="2758440" cy="2361162"/>
            <wp:effectExtent l="0" t="0" r="38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362"/>
                    <a:stretch/>
                  </pic:blipFill>
                  <pic:spPr bwMode="auto">
                    <a:xfrm>
                      <a:off x="0" y="0"/>
                      <a:ext cx="2797624" cy="239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B10">
        <w:rPr>
          <w:noProof/>
          <w:lang w:eastAsia="zh-CN"/>
        </w:rPr>
        <w:drawing>
          <wp:inline distT="0" distB="0" distL="0" distR="0" wp14:anchorId="07BEA271" wp14:editId="376A7C14">
            <wp:extent cx="2559050" cy="233768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199"/>
                    <a:stretch/>
                  </pic:blipFill>
                  <pic:spPr bwMode="auto">
                    <a:xfrm>
                      <a:off x="0" y="0"/>
                      <a:ext cx="2623568" cy="239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10" w:rsidRDefault="00112B10" w:rsidP="002B5BC7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lastRenderedPageBreak/>
        <w:tab/>
      </w:r>
      <w:r>
        <w:rPr>
          <w:rFonts w:eastAsia="新宋体" w:hint="eastAsia"/>
          <w:lang w:eastAsia="zh-CN"/>
        </w:rPr>
        <w:t>在</w:t>
      </w:r>
      <w:r>
        <w:rPr>
          <w:rFonts w:eastAsia="新宋体"/>
          <w:lang w:eastAsia="zh-CN"/>
        </w:rPr>
        <w:t>上面的结构图的左上侧部分</w:t>
      </w:r>
      <w:r>
        <w:rPr>
          <w:rFonts w:eastAsia="新宋体" w:hint="eastAsia"/>
          <w:lang w:eastAsia="zh-CN"/>
        </w:rPr>
        <w:t>HU3GEA</w:t>
      </w:r>
      <w:r>
        <w:rPr>
          <w:rFonts w:eastAsia="新宋体" w:hint="eastAsia"/>
          <w:lang w:eastAsia="zh-CN"/>
        </w:rPr>
        <w:t>、</w:t>
      </w:r>
      <w:r>
        <w:rPr>
          <w:rFonts w:eastAsia="新宋体" w:hint="eastAsia"/>
          <w:lang w:eastAsia="zh-CN"/>
        </w:rPr>
        <w:t>HU3GEB</w:t>
      </w:r>
      <w:r>
        <w:rPr>
          <w:rFonts w:eastAsia="新宋体" w:hint="eastAsia"/>
          <w:lang w:eastAsia="zh-CN"/>
        </w:rPr>
        <w:t>、</w:t>
      </w:r>
      <w:r>
        <w:rPr>
          <w:rFonts w:eastAsia="新宋体" w:hint="eastAsia"/>
          <w:lang w:eastAsia="zh-CN"/>
        </w:rPr>
        <w:t>C2K</w:t>
      </w:r>
      <w:r>
        <w:rPr>
          <w:rFonts w:eastAsia="新宋体" w:hint="eastAsia"/>
          <w:lang w:eastAsia="zh-CN"/>
        </w:rPr>
        <w:t>部分</w:t>
      </w:r>
      <w:r w:rsidR="00DF0367">
        <w:rPr>
          <w:rFonts w:eastAsia="新宋体" w:hint="eastAsia"/>
          <w:lang w:eastAsia="zh-CN"/>
        </w:rPr>
        <w:t>同一</w:t>
      </w:r>
      <w:r w:rsidR="00DF0367">
        <w:rPr>
          <w:rFonts w:eastAsia="新宋体"/>
          <w:lang w:eastAsia="zh-CN"/>
        </w:rPr>
        <w:t>设置</w:t>
      </w:r>
      <w:r w:rsidR="00DF0367">
        <w:rPr>
          <w:rFonts w:eastAsia="新宋体" w:hint="eastAsia"/>
          <w:lang w:eastAsia="zh-CN"/>
        </w:rPr>
        <w:t>QOS</w:t>
      </w:r>
      <w:r w:rsidR="00DF0367">
        <w:rPr>
          <w:rFonts w:eastAsia="新宋体" w:hint="eastAsia"/>
          <w:lang w:eastAsia="zh-CN"/>
        </w:rPr>
        <w:t>值</w:t>
      </w:r>
      <w:r w:rsidR="00DF0367">
        <w:rPr>
          <w:rFonts w:eastAsia="新宋体"/>
          <w:lang w:eastAsia="zh-CN"/>
        </w:rPr>
        <w:t>为</w:t>
      </w:r>
      <w:r w:rsidR="00DF0367">
        <w:rPr>
          <w:rFonts w:eastAsia="新宋体" w:hint="eastAsia"/>
          <w:lang w:eastAsia="zh-CN"/>
        </w:rPr>
        <w:t>12</w:t>
      </w:r>
      <w:r w:rsidR="00DF0367">
        <w:rPr>
          <w:rFonts w:eastAsia="新宋体" w:hint="eastAsia"/>
          <w:lang w:eastAsia="zh-CN"/>
        </w:rPr>
        <w:t>，</w:t>
      </w:r>
      <w:r w:rsidR="00DF0367">
        <w:rPr>
          <w:rFonts w:eastAsia="新宋体"/>
          <w:lang w:eastAsia="zh-CN"/>
        </w:rPr>
        <w:t>其中的</w:t>
      </w:r>
      <w:r w:rsidR="00DF0367">
        <w:rPr>
          <w:rFonts w:eastAsia="新宋体" w:hint="eastAsia"/>
          <w:lang w:eastAsia="zh-CN"/>
        </w:rPr>
        <w:t>subsys</w:t>
      </w:r>
      <w:r w:rsidR="00DF0367">
        <w:rPr>
          <w:rFonts w:eastAsia="新宋体" w:hint="eastAsia"/>
          <w:lang w:eastAsia="zh-CN"/>
        </w:rPr>
        <w:t>的</w:t>
      </w:r>
      <w:r w:rsidR="00DF0367">
        <w:rPr>
          <w:rFonts w:eastAsia="新宋体" w:hint="eastAsia"/>
          <w:lang w:eastAsia="zh-CN"/>
        </w:rPr>
        <w:t>compare</w:t>
      </w:r>
      <w:r w:rsidR="00DF0367">
        <w:rPr>
          <w:rFonts w:eastAsia="新宋体" w:hint="eastAsia"/>
          <w:lang w:eastAsia="zh-CN"/>
        </w:rPr>
        <w:t>阈值</w:t>
      </w:r>
      <w:r w:rsidR="00DF0367">
        <w:rPr>
          <w:rFonts w:eastAsia="新宋体"/>
          <w:lang w:eastAsia="zh-CN"/>
        </w:rPr>
        <w:t>设置为</w:t>
      </w:r>
      <w:r w:rsidR="00DF0367">
        <w:rPr>
          <w:rFonts w:eastAsia="新宋体" w:hint="eastAsia"/>
          <w:lang w:eastAsia="zh-CN"/>
        </w:rPr>
        <w:t>15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13</w:t>
      </w:r>
      <w:r w:rsidR="00DF0367">
        <w:rPr>
          <w:rFonts w:eastAsia="新宋体" w:hint="eastAsia"/>
          <w:lang w:eastAsia="zh-CN"/>
        </w:rPr>
        <w:t>，</w:t>
      </w:r>
      <w:r w:rsidR="00DF0367">
        <w:rPr>
          <w:rFonts w:eastAsia="新宋体"/>
          <w:lang w:eastAsia="zh-CN"/>
        </w:rPr>
        <w:t>那么表示当前</w:t>
      </w:r>
      <w:r w:rsidR="00DF0367">
        <w:rPr>
          <w:rFonts w:eastAsia="新宋体" w:hint="eastAsia"/>
          <w:lang w:eastAsia="zh-CN"/>
        </w:rPr>
        <w:t>部分</w:t>
      </w:r>
      <w:r w:rsidR="00DF0367">
        <w:rPr>
          <w:rFonts w:eastAsia="新宋体"/>
          <w:lang w:eastAsia="zh-CN"/>
        </w:rPr>
        <w:t>是关闭了</w:t>
      </w:r>
      <w:r w:rsidR="00DF0367">
        <w:rPr>
          <w:rFonts w:eastAsia="新宋体" w:hint="eastAsia"/>
          <w:lang w:eastAsia="zh-CN"/>
        </w:rPr>
        <w:t>urgent</w:t>
      </w:r>
      <w:r w:rsidR="00DF0367">
        <w:rPr>
          <w:rFonts w:eastAsia="新宋体" w:hint="eastAsia"/>
          <w:lang w:eastAsia="zh-CN"/>
        </w:rPr>
        <w:t>触发</w:t>
      </w:r>
      <w:r w:rsidR="00DF0367">
        <w:rPr>
          <w:rFonts w:eastAsia="新宋体"/>
          <w:lang w:eastAsia="zh-CN"/>
        </w:rPr>
        <w:t>机制</w:t>
      </w:r>
      <w:r w:rsidR="00DF0367">
        <w:rPr>
          <w:rFonts w:eastAsia="新宋体" w:hint="eastAsia"/>
          <w:lang w:eastAsia="zh-CN"/>
        </w:rPr>
        <w:t>。</w:t>
      </w:r>
      <w:r w:rsidR="005C6E56">
        <w:rPr>
          <w:rFonts w:eastAsia="新宋体" w:hint="eastAsia"/>
          <w:lang w:eastAsia="zh-CN"/>
        </w:rPr>
        <w:t>由于</w:t>
      </w:r>
      <w:r w:rsidR="005C6E56">
        <w:rPr>
          <w:rFonts w:eastAsia="新宋体"/>
          <w:lang w:eastAsia="zh-CN"/>
        </w:rPr>
        <w:t>WTLCP</w:t>
      </w:r>
      <w:r w:rsidR="005C6E56">
        <w:rPr>
          <w:rFonts w:eastAsia="新宋体" w:hint="eastAsia"/>
          <w:lang w:eastAsia="zh-CN"/>
        </w:rPr>
        <w:t>基本</w:t>
      </w:r>
      <w:r w:rsidR="005C6E56">
        <w:rPr>
          <w:rFonts w:eastAsia="新宋体"/>
          <w:lang w:eastAsia="zh-CN"/>
        </w:rPr>
        <w:t>是整个</w:t>
      </w:r>
      <w:r w:rsidR="005C6E56">
        <w:rPr>
          <w:rFonts w:eastAsia="新宋体" w:hint="eastAsia"/>
          <w:lang w:eastAsia="zh-CN"/>
        </w:rPr>
        <w:t>SYS</w:t>
      </w:r>
      <w:r w:rsidR="005C6E56">
        <w:rPr>
          <w:rFonts w:eastAsia="新宋体" w:hint="eastAsia"/>
          <w:lang w:eastAsia="zh-CN"/>
        </w:rPr>
        <w:t>当中</w:t>
      </w:r>
      <w:r w:rsidR="005C6E56">
        <w:rPr>
          <w:rFonts w:eastAsia="新宋体"/>
          <w:lang w:eastAsia="zh-CN"/>
        </w:rPr>
        <w:t>优先级最高的模块，因此</w:t>
      </w:r>
      <w:r w:rsidR="00615978">
        <w:rPr>
          <w:rFonts w:eastAsia="新宋体" w:hint="eastAsia"/>
          <w:lang w:eastAsia="zh-CN"/>
        </w:rPr>
        <w:t>只</w:t>
      </w:r>
      <w:r w:rsidR="00615978">
        <w:rPr>
          <w:rFonts w:eastAsia="新宋体"/>
          <w:lang w:eastAsia="zh-CN"/>
        </w:rPr>
        <w:t>需</w:t>
      </w:r>
      <w:r w:rsidR="005C6E56">
        <w:rPr>
          <w:rFonts w:eastAsia="新宋体" w:hint="eastAsia"/>
          <w:lang w:eastAsia="zh-CN"/>
        </w:rPr>
        <w:t>在</w:t>
      </w:r>
      <w:r w:rsidR="005C6E56">
        <w:rPr>
          <w:rFonts w:eastAsia="新宋体"/>
          <w:lang w:eastAsia="zh-CN"/>
        </w:rPr>
        <w:t>该模块中</w:t>
      </w:r>
      <w:r w:rsidR="00615978">
        <w:rPr>
          <w:rFonts w:eastAsia="新宋体" w:hint="eastAsia"/>
          <w:lang w:eastAsia="zh-CN"/>
        </w:rPr>
        <w:t>选取对</w:t>
      </w:r>
      <w:r w:rsidR="00615978">
        <w:rPr>
          <w:rFonts w:eastAsia="新宋体" w:hint="eastAsia"/>
          <w:lang w:eastAsia="zh-CN"/>
        </w:rPr>
        <w:t>DDR</w:t>
      </w:r>
      <w:r w:rsidR="00615978">
        <w:rPr>
          <w:rFonts w:eastAsia="新宋体" w:hint="eastAsia"/>
          <w:lang w:eastAsia="zh-CN"/>
        </w:rPr>
        <w:t>访问</w:t>
      </w:r>
      <w:r w:rsidR="00615978">
        <w:rPr>
          <w:rFonts w:eastAsia="新宋体"/>
          <w:lang w:eastAsia="zh-CN"/>
        </w:rPr>
        <w:t>要求较高的</w:t>
      </w:r>
      <w:r w:rsidR="00615978">
        <w:rPr>
          <w:rFonts w:eastAsia="新宋体" w:hint="eastAsia"/>
          <w:lang w:eastAsia="zh-CN"/>
        </w:rPr>
        <w:t>特别</w:t>
      </w:r>
      <w:r w:rsidR="00615978">
        <w:rPr>
          <w:rFonts w:eastAsia="新宋体"/>
          <w:lang w:eastAsia="zh-CN"/>
        </w:rPr>
        <w:t>的</w:t>
      </w:r>
      <w:r w:rsidR="00615978">
        <w:rPr>
          <w:rFonts w:eastAsia="新宋体" w:hint="eastAsia"/>
          <w:lang w:eastAsia="zh-CN"/>
        </w:rPr>
        <w:t>master</w:t>
      </w:r>
      <w:r w:rsidR="00615978">
        <w:rPr>
          <w:rFonts w:eastAsia="新宋体" w:hint="eastAsia"/>
          <w:lang w:eastAsia="zh-CN"/>
        </w:rPr>
        <w:t>开启</w:t>
      </w:r>
      <w:r w:rsidR="00615978">
        <w:rPr>
          <w:rFonts w:eastAsia="新宋体" w:hint="eastAsia"/>
          <w:lang w:eastAsia="zh-CN"/>
        </w:rPr>
        <w:t>urgent</w:t>
      </w:r>
      <w:r w:rsidR="00615978">
        <w:rPr>
          <w:rFonts w:eastAsia="新宋体" w:hint="eastAsia"/>
          <w:lang w:eastAsia="zh-CN"/>
        </w:rPr>
        <w:t>即可</w:t>
      </w:r>
    </w:p>
    <w:p w:rsidR="00DF0367" w:rsidRPr="00DF0367" w:rsidRDefault="00DF0367" w:rsidP="002B5BC7">
      <w:pPr>
        <w:spacing w:line="360" w:lineRule="auto"/>
        <w:jc w:val="left"/>
        <w:rPr>
          <w:rFonts w:eastAsia="新宋体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eastAsia="新宋体" w:hint="eastAsia"/>
          <w:lang w:eastAsia="zh-CN"/>
        </w:rPr>
        <w:t>在</w:t>
      </w:r>
      <w:r>
        <w:rPr>
          <w:rFonts w:eastAsia="新宋体"/>
          <w:lang w:eastAsia="zh-CN"/>
        </w:rPr>
        <w:t>结构图的右上侧部分的</w:t>
      </w:r>
      <w:r w:rsidR="00A91149">
        <w:rPr>
          <w:rFonts w:eastAsia="新宋体" w:hint="eastAsia"/>
          <w:lang w:eastAsia="zh-CN"/>
        </w:rPr>
        <w:t>TGDSP DMA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LDSP DMA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TGDSP P/D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LDSP P/D</w:t>
      </w:r>
      <w:r w:rsidR="00A91149">
        <w:rPr>
          <w:rFonts w:eastAsia="新宋体" w:hint="eastAsia"/>
          <w:lang w:eastAsia="zh-CN"/>
        </w:rPr>
        <w:t>的</w:t>
      </w:r>
      <w:r w:rsidR="00A91149">
        <w:rPr>
          <w:rFonts w:eastAsia="新宋体" w:hint="eastAsia"/>
          <w:lang w:eastAsia="zh-CN"/>
        </w:rPr>
        <w:t>QOS</w:t>
      </w:r>
      <w:r w:rsidR="00A91149">
        <w:rPr>
          <w:rFonts w:eastAsia="新宋体" w:hint="eastAsia"/>
          <w:lang w:eastAsia="zh-CN"/>
        </w:rPr>
        <w:t>值</w:t>
      </w:r>
      <w:r w:rsidR="00A91149">
        <w:rPr>
          <w:rFonts w:eastAsia="新宋体"/>
          <w:lang w:eastAsia="zh-CN"/>
        </w:rPr>
        <w:t>分别为</w:t>
      </w:r>
      <w:r w:rsidR="00A91149">
        <w:rPr>
          <w:rFonts w:eastAsia="新宋体" w:hint="eastAsia"/>
          <w:lang w:eastAsia="zh-CN"/>
        </w:rPr>
        <w:t>10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13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12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14</w:t>
      </w:r>
      <w:r w:rsidR="00A91149">
        <w:rPr>
          <w:rFonts w:eastAsia="新宋体" w:hint="eastAsia"/>
          <w:lang w:eastAsia="zh-CN"/>
        </w:rPr>
        <w:t>，</w:t>
      </w:r>
      <w:r w:rsidR="00A91149">
        <w:rPr>
          <w:rFonts w:eastAsia="新宋体"/>
          <w:lang w:eastAsia="zh-CN"/>
        </w:rPr>
        <w:t>相应的</w:t>
      </w:r>
      <w:r w:rsidR="00A91149">
        <w:rPr>
          <w:rFonts w:eastAsia="新宋体" w:hint="eastAsia"/>
          <w:lang w:eastAsia="zh-CN"/>
        </w:rPr>
        <w:t>compare</w:t>
      </w:r>
      <w:r w:rsidR="00A91149">
        <w:rPr>
          <w:rFonts w:eastAsia="新宋体" w:hint="eastAsia"/>
          <w:lang w:eastAsia="zh-CN"/>
        </w:rPr>
        <w:t>阈值</w:t>
      </w:r>
      <w:r w:rsidR="00A91149">
        <w:rPr>
          <w:rFonts w:eastAsia="新宋体"/>
          <w:lang w:eastAsia="zh-CN"/>
        </w:rPr>
        <w:t>设置为</w:t>
      </w:r>
      <w:r w:rsidR="00A91149">
        <w:rPr>
          <w:rFonts w:eastAsia="新宋体" w:hint="eastAsia"/>
          <w:lang w:eastAsia="zh-CN"/>
        </w:rPr>
        <w:t>13</w:t>
      </w:r>
      <w:r w:rsidR="00A91149">
        <w:rPr>
          <w:rFonts w:eastAsia="新宋体" w:hint="eastAsia"/>
          <w:lang w:eastAsia="zh-CN"/>
        </w:rPr>
        <w:t>、</w:t>
      </w:r>
      <w:r w:rsidR="00A91149">
        <w:rPr>
          <w:rFonts w:eastAsia="新宋体" w:hint="eastAsia"/>
          <w:lang w:eastAsia="zh-CN"/>
        </w:rPr>
        <w:t>13</w:t>
      </w:r>
      <w:r w:rsidR="00A91149">
        <w:rPr>
          <w:rFonts w:eastAsia="新宋体" w:hint="eastAsia"/>
          <w:lang w:eastAsia="zh-CN"/>
        </w:rPr>
        <w:t>，</w:t>
      </w:r>
      <w:r w:rsidR="006A30E8">
        <w:rPr>
          <w:rFonts w:eastAsia="新宋体" w:hint="eastAsia"/>
          <w:lang w:eastAsia="zh-CN"/>
        </w:rPr>
        <w:t>因此</w:t>
      </w:r>
      <w:r w:rsidR="00A91149">
        <w:rPr>
          <w:rFonts w:eastAsia="新宋体"/>
          <w:lang w:eastAsia="zh-CN"/>
        </w:rPr>
        <w:t>只有</w:t>
      </w:r>
      <w:r w:rsidR="00A91149">
        <w:rPr>
          <w:rFonts w:eastAsia="新宋体" w:hint="eastAsia"/>
          <w:lang w:eastAsia="zh-CN"/>
        </w:rPr>
        <w:t xml:space="preserve">LDSP </w:t>
      </w:r>
      <w:r w:rsidR="00A91149">
        <w:rPr>
          <w:rFonts w:eastAsia="新宋体"/>
          <w:lang w:eastAsia="zh-CN"/>
        </w:rPr>
        <w:t>P/D</w:t>
      </w:r>
      <w:r w:rsidR="00A91149">
        <w:rPr>
          <w:rFonts w:eastAsia="新宋体" w:hint="eastAsia"/>
          <w:lang w:eastAsia="zh-CN"/>
        </w:rPr>
        <w:t>开启</w:t>
      </w:r>
      <w:r w:rsidR="00A91149">
        <w:rPr>
          <w:rFonts w:eastAsia="新宋体"/>
          <w:lang w:eastAsia="zh-CN"/>
        </w:rPr>
        <w:t>了</w:t>
      </w:r>
      <w:r w:rsidR="00A91149">
        <w:rPr>
          <w:rFonts w:eastAsia="新宋体" w:hint="eastAsia"/>
          <w:lang w:eastAsia="zh-CN"/>
        </w:rPr>
        <w:t>urgent</w:t>
      </w:r>
      <w:r w:rsidR="00A91149">
        <w:rPr>
          <w:rFonts w:eastAsia="新宋体" w:hint="eastAsia"/>
          <w:lang w:eastAsia="zh-CN"/>
        </w:rPr>
        <w:t>机制</w:t>
      </w:r>
      <w:r w:rsidR="00A91149">
        <w:rPr>
          <w:rFonts w:eastAsia="新宋体"/>
          <w:lang w:eastAsia="zh-CN"/>
        </w:rPr>
        <w:t>，并且</w:t>
      </w:r>
      <w:r w:rsidR="00A91149">
        <w:rPr>
          <w:rFonts w:eastAsia="新宋体" w:hint="eastAsia"/>
          <w:lang w:eastAsia="zh-CN"/>
        </w:rPr>
        <w:t>由于</w:t>
      </w:r>
      <w:r w:rsidR="00A91149">
        <w:rPr>
          <w:rFonts w:eastAsia="新宋体" w:hint="eastAsia"/>
          <w:lang w:eastAsia="zh-CN"/>
        </w:rPr>
        <w:t>LDSP</w:t>
      </w:r>
      <w:r w:rsidR="00A91149">
        <w:rPr>
          <w:rFonts w:eastAsia="新宋体" w:hint="eastAsia"/>
          <w:lang w:eastAsia="zh-CN"/>
        </w:rPr>
        <w:t>是</w:t>
      </w:r>
      <w:r w:rsidR="00A91149">
        <w:rPr>
          <w:rFonts w:eastAsia="新宋体"/>
          <w:lang w:eastAsia="zh-CN"/>
        </w:rPr>
        <w:t>所有</w:t>
      </w:r>
      <w:r w:rsidR="00A91149">
        <w:rPr>
          <w:rFonts w:eastAsia="新宋体" w:hint="eastAsia"/>
          <w:lang w:eastAsia="zh-CN"/>
        </w:rPr>
        <w:t>模块</w:t>
      </w:r>
      <w:r w:rsidR="00A91149">
        <w:rPr>
          <w:rFonts w:eastAsia="新宋体"/>
          <w:lang w:eastAsia="zh-CN"/>
        </w:rPr>
        <w:t>对</w:t>
      </w:r>
      <w:r w:rsidR="00A91149">
        <w:rPr>
          <w:rFonts w:eastAsia="新宋体" w:hint="eastAsia"/>
          <w:lang w:eastAsia="zh-CN"/>
        </w:rPr>
        <w:t>DDR</w:t>
      </w:r>
      <w:r w:rsidR="00A91149">
        <w:rPr>
          <w:rFonts w:eastAsia="新宋体" w:hint="eastAsia"/>
          <w:lang w:eastAsia="zh-CN"/>
        </w:rPr>
        <w:t>响应</w:t>
      </w:r>
      <w:r w:rsidR="002B5BC7">
        <w:rPr>
          <w:rFonts w:eastAsia="新宋体" w:hint="eastAsia"/>
          <w:lang w:eastAsia="zh-CN"/>
        </w:rPr>
        <w:t>要求</w:t>
      </w:r>
      <w:r w:rsidR="002B5BC7">
        <w:rPr>
          <w:rFonts w:eastAsia="新宋体"/>
          <w:lang w:eastAsia="zh-CN"/>
        </w:rPr>
        <w:t>最高的一个模块，因此该模块的</w:t>
      </w:r>
      <w:r w:rsidR="002B5BC7">
        <w:rPr>
          <w:rFonts w:eastAsia="新宋体" w:hint="eastAsia"/>
          <w:lang w:eastAsia="zh-CN"/>
        </w:rPr>
        <w:t>QOS</w:t>
      </w:r>
      <w:r w:rsidR="002B5BC7">
        <w:rPr>
          <w:rFonts w:eastAsia="新宋体" w:hint="eastAsia"/>
          <w:lang w:eastAsia="zh-CN"/>
        </w:rPr>
        <w:t>值</w:t>
      </w:r>
      <w:r w:rsidR="002B5BC7">
        <w:rPr>
          <w:rFonts w:eastAsia="新宋体"/>
          <w:lang w:eastAsia="zh-CN"/>
        </w:rPr>
        <w:t>设置为最高</w:t>
      </w:r>
      <w:r w:rsidR="002B5BC7">
        <w:rPr>
          <w:rFonts w:eastAsia="新宋体" w:hint="eastAsia"/>
          <w:lang w:eastAsia="zh-CN"/>
        </w:rPr>
        <w:t>，</w:t>
      </w:r>
      <w:r w:rsidR="002B5BC7">
        <w:rPr>
          <w:rFonts w:eastAsia="新宋体"/>
          <w:lang w:eastAsia="zh-CN"/>
        </w:rPr>
        <w:t>并且当该模块一旦发出</w:t>
      </w:r>
      <w:r w:rsidR="002B5BC7">
        <w:rPr>
          <w:rFonts w:eastAsia="新宋体" w:hint="eastAsia"/>
          <w:lang w:eastAsia="zh-CN"/>
        </w:rPr>
        <w:t>DDR</w:t>
      </w:r>
      <w:r w:rsidR="002B5BC7">
        <w:rPr>
          <w:rFonts w:eastAsia="新宋体" w:hint="eastAsia"/>
          <w:lang w:eastAsia="zh-CN"/>
        </w:rPr>
        <w:t>的</w:t>
      </w:r>
      <w:r w:rsidR="002B5BC7">
        <w:rPr>
          <w:rFonts w:eastAsia="新宋体"/>
          <w:lang w:eastAsia="zh-CN"/>
        </w:rPr>
        <w:t>请求，就会立刻</w:t>
      </w:r>
      <w:r w:rsidR="002B5BC7">
        <w:rPr>
          <w:rFonts w:eastAsia="新宋体" w:hint="eastAsia"/>
          <w:lang w:eastAsia="zh-CN"/>
        </w:rPr>
        <w:t>触发</w:t>
      </w:r>
      <w:r w:rsidR="002B5BC7">
        <w:rPr>
          <w:rFonts w:eastAsia="新宋体" w:hint="eastAsia"/>
          <w:lang w:eastAsia="zh-CN"/>
        </w:rPr>
        <w:t>urgent</w:t>
      </w:r>
      <w:r w:rsidR="002B5BC7">
        <w:rPr>
          <w:rFonts w:eastAsia="新宋体" w:hint="eastAsia"/>
          <w:lang w:eastAsia="zh-CN"/>
        </w:rPr>
        <w:t>，</w:t>
      </w:r>
      <w:r w:rsidR="002B5BC7">
        <w:rPr>
          <w:rFonts w:eastAsia="新宋体"/>
          <w:lang w:eastAsia="zh-CN"/>
        </w:rPr>
        <w:t>会</w:t>
      </w:r>
      <w:r w:rsidR="002B5BC7">
        <w:rPr>
          <w:rFonts w:eastAsia="新宋体" w:hint="eastAsia"/>
          <w:lang w:eastAsia="zh-CN"/>
        </w:rPr>
        <w:t>由</w:t>
      </w:r>
      <w:r w:rsidR="002B5BC7">
        <w:rPr>
          <w:rFonts w:eastAsia="新宋体" w:hint="eastAsia"/>
          <w:lang w:eastAsia="zh-CN"/>
        </w:rPr>
        <w:t>PUB</w:t>
      </w:r>
      <w:r w:rsidR="002B5BC7">
        <w:rPr>
          <w:rFonts w:eastAsia="新宋体" w:hint="eastAsia"/>
          <w:lang w:eastAsia="zh-CN"/>
        </w:rPr>
        <w:t>上</w:t>
      </w:r>
      <w:r w:rsidR="002B5BC7">
        <w:rPr>
          <w:rFonts w:eastAsia="新宋体"/>
          <w:lang w:eastAsia="zh-CN"/>
        </w:rPr>
        <w:t>的</w:t>
      </w:r>
      <w:r w:rsidR="002B5BC7">
        <w:rPr>
          <w:rFonts w:eastAsia="新宋体" w:hint="eastAsia"/>
          <w:lang w:eastAsia="zh-CN"/>
        </w:rPr>
        <w:t>QOS</w:t>
      </w:r>
      <w:r w:rsidR="002B5BC7">
        <w:rPr>
          <w:rFonts w:eastAsia="新宋体" w:hint="eastAsia"/>
          <w:lang w:eastAsia="zh-CN"/>
        </w:rPr>
        <w:t>值</w:t>
      </w:r>
      <w:r w:rsidR="002B5BC7">
        <w:rPr>
          <w:rFonts w:eastAsia="新宋体"/>
          <w:lang w:eastAsia="zh-CN"/>
        </w:rPr>
        <w:t>进行替换（</w:t>
      </w:r>
      <w:r w:rsidR="002B5BC7">
        <w:rPr>
          <w:rFonts w:eastAsia="新宋体" w:hint="eastAsia"/>
          <w:lang w:eastAsia="zh-CN"/>
        </w:rPr>
        <w:t>PUB</w:t>
      </w:r>
      <w:r w:rsidR="002B5BC7">
        <w:rPr>
          <w:rFonts w:eastAsia="新宋体" w:hint="eastAsia"/>
          <w:lang w:eastAsia="zh-CN"/>
        </w:rPr>
        <w:t>的</w:t>
      </w:r>
      <w:r w:rsidR="002B5BC7">
        <w:rPr>
          <w:rFonts w:eastAsia="新宋体" w:hint="eastAsia"/>
          <w:lang w:eastAsia="zh-CN"/>
        </w:rPr>
        <w:t>QOS</w:t>
      </w:r>
      <w:r w:rsidR="002B5BC7">
        <w:rPr>
          <w:rFonts w:eastAsia="新宋体" w:hint="eastAsia"/>
          <w:lang w:eastAsia="zh-CN"/>
        </w:rPr>
        <w:t>值</w:t>
      </w:r>
      <w:r w:rsidR="002B5BC7">
        <w:rPr>
          <w:rFonts w:eastAsia="新宋体"/>
          <w:lang w:eastAsia="zh-CN"/>
        </w:rPr>
        <w:t>与</w:t>
      </w:r>
      <w:r w:rsidR="002B5BC7">
        <w:rPr>
          <w:rFonts w:eastAsia="新宋体" w:hint="eastAsia"/>
          <w:lang w:eastAsia="zh-CN"/>
        </w:rPr>
        <w:t>subsys</w:t>
      </w:r>
      <w:r w:rsidR="002B5BC7">
        <w:rPr>
          <w:rFonts w:eastAsia="新宋体" w:hint="eastAsia"/>
          <w:lang w:eastAsia="zh-CN"/>
        </w:rPr>
        <w:t>的</w:t>
      </w:r>
      <w:r w:rsidR="002B5BC7">
        <w:rPr>
          <w:rFonts w:eastAsia="新宋体"/>
          <w:lang w:eastAsia="zh-CN"/>
        </w:rPr>
        <w:t>值相同</w:t>
      </w:r>
      <w:r w:rsidR="002B5BC7">
        <w:rPr>
          <w:rFonts w:eastAsia="新宋体" w:hint="eastAsia"/>
          <w:lang w:eastAsia="zh-CN"/>
        </w:rPr>
        <w:t>，</w:t>
      </w:r>
      <w:r w:rsidR="002B5BC7">
        <w:rPr>
          <w:rFonts w:eastAsia="新宋体"/>
          <w:lang w:eastAsia="zh-CN"/>
        </w:rPr>
        <w:t>不同</w:t>
      </w:r>
      <w:r w:rsidR="002B5BC7">
        <w:rPr>
          <w:rFonts w:eastAsia="新宋体" w:hint="eastAsia"/>
          <w:lang w:eastAsia="zh-CN"/>
        </w:rPr>
        <w:t>之处</w:t>
      </w:r>
      <w:r w:rsidR="002B5BC7">
        <w:rPr>
          <w:rFonts w:eastAsia="新宋体"/>
          <w:lang w:eastAsia="zh-CN"/>
        </w:rPr>
        <w:t>在于由</w:t>
      </w:r>
      <w:r w:rsidR="002B5BC7">
        <w:rPr>
          <w:rFonts w:eastAsia="新宋体" w:hint="eastAsia"/>
          <w:lang w:eastAsia="zh-CN"/>
        </w:rPr>
        <w:t>subsys</w:t>
      </w:r>
      <w:r w:rsidR="002B5BC7">
        <w:rPr>
          <w:rFonts w:eastAsia="新宋体" w:hint="eastAsia"/>
          <w:lang w:eastAsia="zh-CN"/>
        </w:rPr>
        <w:t>提供</w:t>
      </w:r>
      <w:r w:rsidR="002B5BC7">
        <w:rPr>
          <w:rFonts w:eastAsia="新宋体"/>
          <w:lang w:eastAsia="zh-CN"/>
        </w:rPr>
        <w:t>的值是与请求指令相同步的</w:t>
      </w:r>
      <w:r w:rsidR="002B5BC7">
        <w:rPr>
          <w:rFonts w:eastAsia="新宋体" w:hint="eastAsia"/>
          <w:lang w:eastAsia="zh-CN"/>
        </w:rPr>
        <w:t>，</w:t>
      </w:r>
      <w:r w:rsidR="002B5BC7">
        <w:rPr>
          <w:rFonts w:eastAsia="新宋体"/>
          <w:lang w:eastAsia="zh-CN"/>
        </w:rPr>
        <w:t>而</w:t>
      </w:r>
      <w:r w:rsidR="002B5BC7">
        <w:rPr>
          <w:rFonts w:eastAsia="新宋体" w:hint="eastAsia"/>
          <w:lang w:eastAsia="zh-CN"/>
        </w:rPr>
        <w:t>PUB</w:t>
      </w:r>
      <w:r w:rsidR="002B5BC7">
        <w:rPr>
          <w:rFonts w:eastAsia="新宋体" w:hint="eastAsia"/>
          <w:lang w:eastAsia="zh-CN"/>
        </w:rPr>
        <w:t>替换</w:t>
      </w:r>
      <w:r w:rsidR="002B5BC7">
        <w:rPr>
          <w:rFonts w:eastAsia="新宋体"/>
          <w:lang w:eastAsia="zh-CN"/>
        </w:rPr>
        <w:t>的</w:t>
      </w:r>
      <w:r w:rsidR="002B5BC7">
        <w:rPr>
          <w:rFonts w:eastAsia="新宋体"/>
          <w:lang w:eastAsia="zh-CN"/>
        </w:rPr>
        <w:t>qos</w:t>
      </w:r>
      <w:r w:rsidR="002B5BC7">
        <w:rPr>
          <w:rFonts w:eastAsia="新宋体" w:hint="eastAsia"/>
          <w:lang w:eastAsia="zh-CN"/>
        </w:rPr>
        <w:t>会</w:t>
      </w:r>
      <w:r w:rsidR="002B5BC7">
        <w:rPr>
          <w:rFonts w:eastAsia="新宋体"/>
          <w:lang w:eastAsia="zh-CN"/>
        </w:rPr>
        <w:t>立刻替换</w:t>
      </w:r>
      <w:r w:rsidR="002B5BC7">
        <w:rPr>
          <w:rFonts w:eastAsia="新宋体" w:hint="eastAsia"/>
          <w:lang w:eastAsia="zh-CN"/>
        </w:rPr>
        <w:t>到</w:t>
      </w:r>
      <w:r w:rsidR="002B5BC7">
        <w:rPr>
          <w:rFonts w:eastAsia="新宋体"/>
          <w:lang w:eastAsia="zh-CN"/>
        </w:rPr>
        <w:t>当前</w:t>
      </w:r>
      <w:r w:rsidR="002B5BC7">
        <w:rPr>
          <w:rFonts w:eastAsia="新宋体" w:hint="eastAsia"/>
          <w:lang w:eastAsia="zh-CN"/>
        </w:rPr>
        <w:t>port</w:t>
      </w:r>
      <w:r w:rsidR="002B5BC7">
        <w:rPr>
          <w:rFonts w:eastAsia="新宋体" w:hint="eastAsia"/>
          <w:lang w:eastAsia="zh-CN"/>
        </w:rPr>
        <w:t>端口</w:t>
      </w:r>
      <w:r w:rsidR="002B5BC7">
        <w:rPr>
          <w:rFonts w:eastAsia="新宋体"/>
          <w:lang w:eastAsia="zh-CN"/>
        </w:rPr>
        <w:t>上）提升整个</w:t>
      </w:r>
      <w:r w:rsidR="002B5BC7">
        <w:rPr>
          <w:rFonts w:eastAsia="新宋体" w:hint="eastAsia"/>
          <w:lang w:eastAsia="zh-CN"/>
        </w:rPr>
        <w:t>port</w:t>
      </w:r>
      <w:r w:rsidR="002B5BC7">
        <w:rPr>
          <w:rFonts w:eastAsia="新宋体" w:hint="eastAsia"/>
          <w:lang w:eastAsia="zh-CN"/>
        </w:rPr>
        <w:t>的</w:t>
      </w:r>
      <w:r w:rsidR="002B5BC7">
        <w:rPr>
          <w:rFonts w:eastAsia="新宋体"/>
          <w:lang w:eastAsia="zh-CN"/>
        </w:rPr>
        <w:t>优先级</w:t>
      </w:r>
      <w:r w:rsidR="002B5BC7">
        <w:rPr>
          <w:rFonts w:eastAsia="新宋体" w:hint="eastAsia"/>
          <w:lang w:eastAsia="zh-CN"/>
        </w:rPr>
        <w:t>，</w:t>
      </w:r>
      <w:r w:rsidR="002B5BC7">
        <w:rPr>
          <w:rFonts w:eastAsia="新宋体"/>
          <w:lang w:eastAsia="zh-CN"/>
        </w:rPr>
        <w:t>优先访问</w:t>
      </w:r>
      <w:r w:rsidR="002B5BC7">
        <w:rPr>
          <w:rFonts w:eastAsia="新宋体" w:hint="eastAsia"/>
          <w:lang w:eastAsia="zh-CN"/>
        </w:rPr>
        <w:t>DDR</w:t>
      </w:r>
      <w:r w:rsidR="002B5BC7">
        <w:rPr>
          <w:rFonts w:eastAsia="新宋体" w:hint="eastAsia"/>
          <w:lang w:eastAsia="zh-CN"/>
        </w:rPr>
        <w:t>。</w:t>
      </w:r>
    </w:p>
    <w:bookmarkStart w:id="26" w:name="_Toc524509130"/>
    <w:p w:rsidR="00E616F4" w:rsidRPr="00E616F4" w:rsidRDefault="00615978" w:rsidP="00E616F4">
      <w:pPr>
        <w:pStyle w:val="4"/>
        <w:rPr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26D97F" wp14:editId="6C728286">
                <wp:simplePos x="0" y="0"/>
                <wp:positionH relativeFrom="column">
                  <wp:posOffset>4311595</wp:posOffset>
                </wp:positionH>
                <wp:positionV relativeFrom="paragraph">
                  <wp:posOffset>690024</wp:posOffset>
                </wp:positionV>
                <wp:extent cx="675861" cy="27368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61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978" w:rsidRPr="00953944" w:rsidRDefault="00615978" w:rsidP="00615978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:9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D97F" id="文本框 36" o:spid="_x0000_s1047" type="#_x0000_t202" style="position:absolute;left:0;text-align:left;margin-left:339.5pt;margin-top:54.35pt;width:53.2pt;height:21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" filled="f" stroked="f" strokeweight=".5pt">
                <v:textbox>
                  <w:txbxContent>
                    <w:p w:rsidR="00615978" w:rsidRPr="00953944" w:rsidRDefault="00615978" w:rsidP="00615978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:9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064106" wp14:editId="0AF93DDA">
                <wp:simplePos x="0" y="0"/>
                <wp:positionH relativeFrom="column">
                  <wp:posOffset>1306002</wp:posOffset>
                </wp:positionH>
                <wp:positionV relativeFrom="paragraph">
                  <wp:posOffset>642316</wp:posOffset>
                </wp:positionV>
                <wp:extent cx="683812" cy="29019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12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978" w:rsidRPr="00953944" w:rsidRDefault="00615978" w:rsidP="00615978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:9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4106" id="文本框 35" o:spid="_x0000_s1048" type="#_x0000_t202" style="position:absolute;left:0;text-align:left;margin-left:102.85pt;margin-top:50.6pt;width:53.85pt;height:2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" filled="f" stroked="f" strokeweight=".5pt">
                <v:textbox>
                  <w:txbxContent>
                    <w:p w:rsidR="00615978" w:rsidRPr="00953944" w:rsidRDefault="00615978" w:rsidP="00615978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:9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/9</w:t>
                      </w:r>
                    </w:p>
                  </w:txbxContent>
                </v:textbox>
              </v:shape>
            </w:pict>
          </mc:Fallback>
        </mc:AlternateContent>
      </w:r>
      <w:r w:rsidR="00E616F4" w:rsidRPr="00E616F4">
        <w:rPr>
          <w:lang w:eastAsia="zh-CN"/>
        </w:rPr>
        <w:t>4</w:t>
      </w:r>
      <w:r w:rsidR="00E616F4" w:rsidRPr="00E616F4">
        <w:rPr>
          <w:rFonts w:hint="eastAsia"/>
          <w:lang w:eastAsia="zh-CN"/>
        </w:rPr>
        <w:t>.4PUBCP/AUDCP</w:t>
      </w:r>
      <w:bookmarkEnd w:id="26"/>
    </w:p>
    <w:p w:rsidR="00103DFF" w:rsidRDefault="00615978" w:rsidP="00C21F2F">
      <w:pPr>
        <w:rPr>
          <w:rFonts w:eastAsia="新宋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C6904B" wp14:editId="5A9A41F0">
                <wp:simplePos x="0" y="0"/>
                <wp:positionH relativeFrom="leftMargin">
                  <wp:posOffset>522964</wp:posOffset>
                </wp:positionH>
                <wp:positionV relativeFrom="paragraph">
                  <wp:posOffset>748886</wp:posOffset>
                </wp:positionV>
                <wp:extent cx="826936" cy="2736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978" w:rsidRPr="00953944" w:rsidRDefault="00615978" w:rsidP="00615978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:15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904B" id="文本框 37" o:spid="_x0000_s1049" type="#_x0000_t202" style="position:absolute;left:0;text-align:left;margin-left:41.2pt;margin-top:58.95pt;width:65.1pt;height:21.55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" filled="f" stroked="f" strokeweight=".5pt">
                <v:textbox>
                  <w:txbxContent>
                    <w:p w:rsidR="00615978" w:rsidRPr="00953944" w:rsidRDefault="00615978" w:rsidP="00615978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:15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E080C6" wp14:editId="41B92BD5">
                <wp:simplePos x="0" y="0"/>
                <wp:positionH relativeFrom="leftMargin">
                  <wp:posOffset>4092630</wp:posOffset>
                </wp:positionH>
                <wp:positionV relativeFrom="paragraph">
                  <wp:posOffset>1032565</wp:posOffset>
                </wp:positionV>
                <wp:extent cx="826936" cy="27368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978" w:rsidRPr="00953944" w:rsidRDefault="00615978" w:rsidP="00615978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:15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80C6" id="文本框 38" o:spid="_x0000_s1050" type="#_x0000_t202" style="position:absolute;left:0;text-align:left;margin-left:322.25pt;margin-top:81.3pt;width:65.1pt;height:21.55pt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" filled="f" stroked="f" strokeweight=".5pt">
                <v:textbox>
                  <w:txbxContent>
                    <w:p w:rsidR="00615978" w:rsidRPr="00953944" w:rsidRDefault="00615978" w:rsidP="00615978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:15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D3669D" wp14:editId="041485E2">
                <wp:simplePos x="0" y="0"/>
                <wp:positionH relativeFrom="leftMargin">
                  <wp:posOffset>3655612</wp:posOffset>
                </wp:positionH>
                <wp:positionV relativeFrom="paragraph">
                  <wp:posOffset>1866182</wp:posOffset>
                </wp:positionV>
                <wp:extent cx="826936" cy="27368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936" cy="273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5978" w:rsidRPr="00953944" w:rsidRDefault="00615978" w:rsidP="00615978">
                            <w:pPr>
                              <w:rPr>
                                <w:rFonts w:eastAsiaTheme="minorEastAsia"/>
                                <w:color w:val="FF0000"/>
                                <w:sz w:val="22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R/W</w:t>
                            </w:r>
                            <w:proofErr w:type="gramStart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:15</w:t>
                            </w:r>
                            <w:proofErr w:type="gramEnd"/>
                            <w:r>
                              <w:rPr>
                                <w:rFonts w:eastAsiaTheme="minorEastAsia" w:hint="eastAsia"/>
                                <w:color w:val="FF0000"/>
                                <w:sz w:val="22"/>
                                <w:highlight w:val="yellow"/>
                                <w:lang w:eastAsia="zh-CN"/>
                              </w:rPr>
                              <w:t>/15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3669D" id="文本框 39" o:spid="_x0000_s1051" type="#_x0000_t202" style="position:absolute;left:0;text-align:left;margin-left:287.85pt;margin-top:146.95pt;width:65.1pt;height:21.55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" filled="f" stroked="f" strokeweight=".5pt">
                <v:textbox>
                  <w:txbxContent>
                    <w:p w:rsidR="00615978" w:rsidRPr="00953944" w:rsidRDefault="00615978" w:rsidP="00615978">
                      <w:pPr>
                        <w:rPr>
                          <w:rFonts w:eastAsiaTheme="minorEastAsia"/>
                          <w:color w:val="FF0000"/>
                          <w:sz w:val="22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R/W</w:t>
                      </w:r>
                      <w:proofErr w:type="gramStart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:15</w:t>
                      </w:r>
                      <w:proofErr w:type="gramEnd"/>
                      <w:r>
                        <w:rPr>
                          <w:rFonts w:eastAsiaTheme="minorEastAsia" w:hint="eastAsia"/>
                          <w:color w:val="FF0000"/>
                          <w:sz w:val="22"/>
                          <w:highlight w:val="yellow"/>
                          <w:lang w:eastAsia="zh-CN"/>
                        </w:rPr>
                        <w:t>/15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2260D17F" wp14:editId="7751B6EC">
            <wp:extent cx="6035040" cy="3602990"/>
            <wp:effectExtent l="0" t="0" r="3810" b="0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7839" cy="36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21" w:rsidRDefault="00206221" w:rsidP="006A30E8">
      <w:pPr>
        <w:spacing w:line="360" w:lineRule="auto"/>
        <w:rPr>
          <w:rFonts w:eastAsia="新宋体"/>
          <w:lang w:eastAsia="zh-CN"/>
        </w:rPr>
      </w:pPr>
      <w:r>
        <w:rPr>
          <w:rFonts w:eastAsia="新宋体"/>
          <w:lang w:eastAsia="zh-CN"/>
        </w:rPr>
        <w:lastRenderedPageBreak/>
        <w:tab/>
        <w:t>PUBCP</w:t>
      </w:r>
      <w:r>
        <w:rPr>
          <w:rFonts w:eastAsia="新宋体" w:hint="eastAsia"/>
          <w:lang w:eastAsia="zh-CN"/>
        </w:rPr>
        <w:t>和</w:t>
      </w:r>
      <w:r>
        <w:rPr>
          <w:rFonts w:eastAsia="新宋体" w:hint="eastAsia"/>
          <w:lang w:eastAsia="zh-CN"/>
        </w:rPr>
        <w:t>AUD</w:t>
      </w:r>
      <w:r>
        <w:rPr>
          <w:rFonts w:eastAsia="新宋体"/>
          <w:lang w:eastAsia="zh-CN"/>
        </w:rPr>
        <w:t>CP</w:t>
      </w:r>
      <w:r>
        <w:rPr>
          <w:rFonts w:eastAsia="新宋体" w:hint="eastAsia"/>
          <w:lang w:eastAsia="zh-CN"/>
        </w:rPr>
        <w:t>的</w:t>
      </w:r>
      <w:r>
        <w:rPr>
          <w:rFonts w:eastAsia="新宋体"/>
          <w:lang w:eastAsia="zh-CN"/>
        </w:rPr>
        <w:t>Master</w:t>
      </w:r>
      <w:r>
        <w:rPr>
          <w:rFonts w:eastAsia="新宋体"/>
          <w:lang w:eastAsia="zh-CN"/>
        </w:rPr>
        <w:t>全部属于</w:t>
      </w:r>
      <w:r>
        <w:rPr>
          <w:rFonts w:eastAsia="新宋体" w:hint="eastAsia"/>
          <w:lang w:eastAsia="zh-CN"/>
        </w:rPr>
        <w:t>normal</w:t>
      </w:r>
      <w:r>
        <w:rPr>
          <w:rFonts w:eastAsia="新宋体" w:hint="eastAsia"/>
          <w:lang w:eastAsia="zh-CN"/>
        </w:rPr>
        <w:t>级别</w:t>
      </w:r>
      <w:r>
        <w:rPr>
          <w:rFonts w:eastAsia="新宋体"/>
          <w:lang w:eastAsia="zh-CN"/>
        </w:rPr>
        <w:t>，</w:t>
      </w:r>
      <w:r>
        <w:rPr>
          <w:rFonts w:eastAsia="新宋体" w:hint="eastAsia"/>
          <w:lang w:eastAsia="zh-CN"/>
        </w:rPr>
        <w:t>并且</w:t>
      </w:r>
      <w:r>
        <w:rPr>
          <w:rFonts w:eastAsia="新宋体"/>
          <w:lang w:eastAsia="zh-CN"/>
        </w:rPr>
        <w:t>其</w:t>
      </w:r>
      <w:r>
        <w:rPr>
          <w:rFonts w:eastAsia="新宋体" w:hint="eastAsia"/>
          <w:lang w:eastAsia="zh-CN"/>
        </w:rPr>
        <w:t>全部</w:t>
      </w:r>
      <w:r>
        <w:rPr>
          <w:rFonts w:eastAsia="新宋体"/>
          <w:lang w:eastAsia="zh-CN"/>
        </w:rPr>
        <w:t>属于非实时模块</w:t>
      </w:r>
      <w:r w:rsidR="00004D7B">
        <w:rPr>
          <w:rFonts w:eastAsia="新宋体" w:hint="eastAsia"/>
          <w:lang w:eastAsia="zh-CN"/>
        </w:rPr>
        <w:t>对</w:t>
      </w:r>
      <w:r w:rsidR="00004D7B">
        <w:rPr>
          <w:rFonts w:eastAsia="新宋体" w:hint="eastAsia"/>
          <w:lang w:eastAsia="zh-CN"/>
        </w:rPr>
        <w:t>DDR</w:t>
      </w:r>
      <w:r w:rsidR="00004D7B">
        <w:rPr>
          <w:rFonts w:eastAsia="新宋体" w:hint="eastAsia"/>
          <w:lang w:eastAsia="zh-CN"/>
        </w:rPr>
        <w:t>访问的</w:t>
      </w:r>
      <w:r w:rsidR="00004D7B">
        <w:rPr>
          <w:rFonts w:eastAsia="新宋体"/>
          <w:lang w:eastAsia="zh-CN"/>
        </w:rPr>
        <w:t>等待具有一定的耐性，并不会造成</w:t>
      </w:r>
      <w:r w:rsidR="00004D7B">
        <w:rPr>
          <w:rFonts w:eastAsia="新宋体" w:hint="eastAsia"/>
          <w:lang w:eastAsia="zh-CN"/>
        </w:rPr>
        <w:t>overfl</w:t>
      </w:r>
      <w:r w:rsidR="00004D7B">
        <w:rPr>
          <w:rFonts w:eastAsia="新宋体"/>
          <w:lang w:eastAsia="zh-CN"/>
        </w:rPr>
        <w:t>ow</w:t>
      </w:r>
      <w:r w:rsidR="00004D7B">
        <w:rPr>
          <w:rFonts w:eastAsia="新宋体"/>
          <w:lang w:eastAsia="zh-CN"/>
        </w:rPr>
        <w:t>的现象，根据以往的项目配置经验，</w:t>
      </w:r>
      <w:r w:rsidR="00004D7B">
        <w:rPr>
          <w:rFonts w:eastAsia="新宋体" w:hint="eastAsia"/>
          <w:lang w:eastAsia="zh-CN"/>
        </w:rPr>
        <w:t>所有</w:t>
      </w:r>
      <w:r w:rsidR="00004D7B">
        <w:rPr>
          <w:rFonts w:eastAsia="新宋体" w:hint="eastAsia"/>
          <w:lang w:eastAsia="zh-CN"/>
        </w:rPr>
        <w:t>master</w:t>
      </w:r>
      <w:r w:rsidR="00004D7B">
        <w:rPr>
          <w:rFonts w:eastAsia="新宋体" w:hint="eastAsia"/>
          <w:lang w:eastAsia="zh-CN"/>
        </w:rPr>
        <w:t>的</w:t>
      </w:r>
      <w:r w:rsidR="00004D7B">
        <w:rPr>
          <w:rFonts w:eastAsia="新宋体" w:hint="eastAsia"/>
          <w:lang w:eastAsia="zh-CN"/>
        </w:rPr>
        <w:t>Q</w:t>
      </w:r>
      <w:r w:rsidR="00004D7B">
        <w:rPr>
          <w:rFonts w:eastAsia="新宋体"/>
          <w:lang w:eastAsia="zh-CN"/>
        </w:rPr>
        <w:t>OS</w:t>
      </w:r>
      <w:r w:rsidR="00004D7B">
        <w:rPr>
          <w:rFonts w:eastAsia="新宋体" w:hint="eastAsia"/>
          <w:lang w:eastAsia="zh-CN"/>
        </w:rPr>
        <w:t>全部</w:t>
      </w:r>
      <w:r w:rsidR="00004D7B">
        <w:rPr>
          <w:rFonts w:eastAsia="新宋体"/>
          <w:lang w:eastAsia="zh-CN"/>
        </w:rPr>
        <w:t>配置成</w:t>
      </w:r>
      <w:r w:rsidR="00004D7B">
        <w:rPr>
          <w:rFonts w:eastAsia="新宋体" w:hint="eastAsia"/>
          <w:lang w:eastAsia="zh-CN"/>
        </w:rPr>
        <w:t>9</w:t>
      </w:r>
      <w:r w:rsidR="00004D7B">
        <w:rPr>
          <w:rFonts w:eastAsia="新宋体" w:hint="eastAsia"/>
          <w:lang w:eastAsia="zh-CN"/>
        </w:rPr>
        <w:t>，</w:t>
      </w:r>
      <w:r w:rsidR="00004D7B">
        <w:rPr>
          <w:rFonts w:eastAsia="新宋体"/>
          <w:lang w:eastAsia="zh-CN"/>
        </w:rPr>
        <w:t>并且配置</w:t>
      </w:r>
      <w:r w:rsidR="00004D7B">
        <w:rPr>
          <w:rFonts w:eastAsia="新宋体" w:hint="eastAsia"/>
          <w:lang w:eastAsia="zh-CN"/>
        </w:rPr>
        <w:t xml:space="preserve">copare </w:t>
      </w:r>
      <w:r w:rsidR="00004D7B">
        <w:rPr>
          <w:rFonts w:eastAsia="新宋体"/>
          <w:lang w:eastAsia="zh-CN"/>
        </w:rPr>
        <w:t>threshold</w:t>
      </w:r>
      <w:r w:rsidR="00004D7B">
        <w:rPr>
          <w:rFonts w:eastAsia="新宋体" w:hint="eastAsia"/>
          <w:lang w:eastAsia="zh-CN"/>
        </w:rPr>
        <w:t>为</w:t>
      </w:r>
      <w:r w:rsidR="00004D7B">
        <w:rPr>
          <w:rFonts w:eastAsia="新宋体" w:hint="eastAsia"/>
          <w:lang w:eastAsia="zh-CN"/>
        </w:rPr>
        <w:t>15</w:t>
      </w:r>
      <w:r w:rsidR="00004D7B">
        <w:rPr>
          <w:rFonts w:eastAsia="新宋体" w:hint="eastAsia"/>
          <w:lang w:eastAsia="zh-CN"/>
        </w:rPr>
        <w:t>，</w:t>
      </w:r>
      <w:r w:rsidR="00004D7B">
        <w:rPr>
          <w:rFonts w:eastAsia="新宋体"/>
          <w:lang w:eastAsia="zh-CN"/>
        </w:rPr>
        <w:t>关闭了</w:t>
      </w:r>
      <w:r w:rsidR="00004D7B">
        <w:rPr>
          <w:rFonts w:eastAsia="新宋体" w:hint="eastAsia"/>
          <w:lang w:eastAsia="zh-CN"/>
        </w:rPr>
        <w:t>urgent</w:t>
      </w:r>
      <w:r w:rsidR="00004D7B">
        <w:rPr>
          <w:rFonts w:eastAsia="新宋体" w:hint="eastAsia"/>
          <w:lang w:eastAsia="zh-CN"/>
        </w:rPr>
        <w:t>触发</w:t>
      </w:r>
      <w:r w:rsidR="00004D7B">
        <w:rPr>
          <w:rFonts w:eastAsia="新宋体"/>
          <w:lang w:eastAsia="zh-CN"/>
        </w:rPr>
        <w:t>机制。</w:t>
      </w:r>
    </w:p>
    <w:p w:rsidR="00C21F2F" w:rsidRDefault="00ED27CE" w:rsidP="00ED27CE">
      <w:pPr>
        <w:pStyle w:val="3"/>
        <w:rPr>
          <w:rFonts w:eastAsia="新宋体"/>
          <w:lang w:eastAsia="zh-CN"/>
        </w:rPr>
      </w:pPr>
      <w:bookmarkStart w:id="27" w:name="_Toc524509131"/>
      <w:r>
        <w:rPr>
          <w:rFonts w:eastAsia="新宋体" w:hint="eastAsia"/>
          <w:lang w:eastAsia="zh-CN"/>
        </w:rPr>
        <w:t>五</w:t>
      </w:r>
      <w:r w:rsidR="00C21F2F">
        <w:rPr>
          <w:rFonts w:eastAsia="新宋体" w:hint="eastAsia"/>
          <w:lang w:eastAsia="zh-CN"/>
        </w:rPr>
        <w:t>.</w:t>
      </w:r>
      <w:r w:rsidR="00C21F2F">
        <w:rPr>
          <w:rFonts w:eastAsia="新宋体" w:hint="eastAsia"/>
          <w:lang w:eastAsia="zh-CN"/>
        </w:rPr>
        <w:tab/>
      </w:r>
      <w:r w:rsidR="00C21F2F">
        <w:rPr>
          <w:rFonts w:eastAsia="新宋体" w:hint="eastAsia"/>
          <w:lang w:eastAsia="zh-CN"/>
        </w:rPr>
        <w:t>相关</w:t>
      </w:r>
      <w:r w:rsidR="00C21F2F">
        <w:rPr>
          <w:rFonts w:eastAsia="新宋体"/>
          <w:lang w:eastAsia="zh-CN"/>
        </w:rPr>
        <w:t>问题</w:t>
      </w:r>
      <w:r w:rsidR="00C21F2F">
        <w:rPr>
          <w:rFonts w:eastAsia="新宋体" w:hint="eastAsia"/>
          <w:lang w:eastAsia="zh-CN"/>
        </w:rPr>
        <w:t>预览</w:t>
      </w:r>
      <w:bookmarkEnd w:id="27"/>
    </w:p>
    <w:p w:rsidR="00ED27CE" w:rsidRDefault="007F4F55" w:rsidP="006A30E8">
      <w:pPr>
        <w:pStyle w:val="a8"/>
        <w:numPr>
          <w:ilvl w:val="0"/>
          <w:numId w:val="3"/>
        </w:numPr>
        <w:spacing w:line="360" w:lineRule="auto"/>
        <w:ind w:firstLineChars="0"/>
        <w:rPr>
          <w:rFonts w:eastAsia="新宋体"/>
          <w:lang w:eastAsia="zh-CN"/>
        </w:rPr>
      </w:pPr>
      <w:r>
        <w:rPr>
          <w:rFonts w:eastAsia="新宋体" w:hint="eastAsia"/>
          <w:lang w:eastAsia="zh-CN"/>
        </w:rPr>
        <w:t>[</w:t>
      </w:r>
      <w:r>
        <w:rPr>
          <w:rFonts w:eastAsia="新宋体"/>
          <w:lang w:eastAsia="zh-CN"/>
        </w:rPr>
        <w:t>SharkLe</w:t>
      </w:r>
      <w:r>
        <w:rPr>
          <w:rFonts w:eastAsia="新宋体" w:hint="eastAsia"/>
          <w:lang w:eastAsia="zh-CN"/>
        </w:rPr>
        <w:t>]</w:t>
      </w:r>
      <w:r w:rsidR="007E7BBE">
        <w:rPr>
          <w:rFonts w:eastAsia="新宋体" w:hint="eastAsia"/>
          <w:lang w:eastAsia="zh-CN"/>
        </w:rPr>
        <w:t>DCAM</w:t>
      </w:r>
      <w:r w:rsidR="007E7BBE">
        <w:rPr>
          <w:rFonts w:eastAsia="新宋体" w:hint="eastAsia"/>
          <w:lang w:eastAsia="zh-CN"/>
        </w:rPr>
        <w:t>在拍照</w:t>
      </w:r>
      <w:r w:rsidR="007E7BBE">
        <w:rPr>
          <w:rFonts w:eastAsia="新宋体"/>
          <w:lang w:eastAsia="zh-CN"/>
        </w:rPr>
        <w:t>的时候出现</w:t>
      </w:r>
      <w:r w:rsidR="007E7BBE">
        <w:rPr>
          <w:rFonts w:eastAsia="新宋体" w:hint="eastAsia"/>
          <w:lang w:eastAsia="zh-CN"/>
        </w:rPr>
        <w:t>overflow</w:t>
      </w:r>
      <w:r w:rsidR="007E7BBE">
        <w:rPr>
          <w:rFonts w:eastAsia="新宋体" w:hint="eastAsia"/>
          <w:lang w:eastAsia="zh-CN"/>
        </w:rPr>
        <w:t>现象</w:t>
      </w:r>
    </w:p>
    <w:p w:rsidR="007E7BBE" w:rsidRDefault="007E7BBE" w:rsidP="006A30E8">
      <w:pPr>
        <w:spacing w:line="360" w:lineRule="auto"/>
        <w:ind w:firstLine="420"/>
        <w:rPr>
          <w:rFonts w:eastAsia="新宋体"/>
          <w:lang w:eastAsia="zh-CN"/>
        </w:rPr>
      </w:pPr>
      <w:r w:rsidRPr="007E7BBE">
        <w:rPr>
          <w:rFonts w:eastAsia="新宋体" w:hint="eastAsia"/>
          <w:lang w:eastAsia="zh-CN"/>
        </w:rPr>
        <w:t>在</w:t>
      </w:r>
      <w:r w:rsidRPr="007E7BBE">
        <w:rPr>
          <w:rFonts w:eastAsia="新宋体"/>
          <w:lang w:eastAsia="zh-CN"/>
        </w:rPr>
        <w:t>出现类似的问题的时候，</w:t>
      </w:r>
      <w:r w:rsidRPr="007E7BBE">
        <w:rPr>
          <w:rFonts w:eastAsia="新宋体" w:hint="eastAsia"/>
          <w:lang w:eastAsia="zh-CN"/>
        </w:rPr>
        <w:t>能够影响</w:t>
      </w:r>
      <w:r w:rsidRPr="007E7BBE">
        <w:rPr>
          <w:rFonts w:eastAsia="新宋体"/>
          <w:lang w:eastAsia="zh-CN"/>
        </w:rPr>
        <w:t>的模块</w:t>
      </w:r>
      <w:r w:rsidRPr="007E7BBE">
        <w:rPr>
          <w:rFonts w:eastAsia="新宋体" w:hint="eastAsia"/>
          <w:lang w:eastAsia="zh-CN"/>
        </w:rPr>
        <w:t>有限</w:t>
      </w:r>
      <w:r w:rsidRPr="007E7BBE">
        <w:rPr>
          <w:rFonts w:eastAsia="新宋体"/>
          <w:lang w:eastAsia="zh-CN"/>
        </w:rPr>
        <w:t>，</w:t>
      </w:r>
      <w:proofErr w:type="gramStart"/>
      <w:r w:rsidRPr="007E7BBE">
        <w:rPr>
          <w:rFonts w:eastAsia="新宋体"/>
          <w:lang w:eastAsia="zh-CN"/>
        </w:rPr>
        <w:t>这里</w:t>
      </w:r>
      <w:r>
        <w:rPr>
          <w:rFonts w:eastAsia="新宋体" w:hint="eastAsia"/>
          <w:lang w:eastAsia="zh-CN"/>
        </w:rPr>
        <w:t>利用</w:t>
      </w:r>
      <w:proofErr w:type="gramEnd"/>
      <w:r>
        <w:rPr>
          <w:rFonts w:eastAsia="新宋体" w:hint="eastAsia"/>
          <w:lang w:eastAsia="zh-CN"/>
        </w:rPr>
        <w:t>busmonitor</w:t>
      </w:r>
      <w:r w:rsidRPr="007E7BBE">
        <w:rPr>
          <w:rFonts w:eastAsia="新宋体"/>
          <w:lang w:eastAsia="zh-CN"/>
        </w:rPr>
        <w:t>抓取了</w:t>
      </w:r>
      <w:r w:rsidRPr="007E7BBE">
        <w:rPr>
          <w:rFonts w:eastAsia="新宋体" w:hint="eastAsia"/>
          <w:lang w:eastAsia="zh-CN"/>
        </w:rPr>
        <w:t>MM</w:t>
      </w:r>
      <w:r w:rsidRPr="007E7BBE">
        <w:rPr>
          <w:rFonts w:eastAsia="新宋体" w:hint="eastAsia"/>
          <w:lang w:eastAsia="zh-CN"/>
        </w:rPr>
        <w:t>和</w:t>
      </w:r>
      <w:r w:rsidRPr="007E7BBE">
        <w:rPr>
          <w:rFonts w:eastAsia="新宋体" w:hint="eastAsia"/>
          <w:lang w:eastAsia="zh-CN"/>
        </w:rPr>
        <w:t>AON/WCN</w:t>
      </w:r>
      <w:r w:rsidRPr="007E7BBE">
        <w:rPr>
          <w:rFonts w:eastAsia="新宋体" w:hint="eastAsia"/>
          <w:lang w:eastAsia="zh-CN"/>
        </w:rPr>
        <w:t>访问</w:t>
      </w:r>
      <w:r w:rsidRPr="007E7BBE">
        <w:rPr>
          <w:rFonts w:eastAsia="新宋体" w:hint="eastAsia"/>
          <w:lang w:eastAsia="zh-CN"/>
        </w:rPr>
        <w:t>DDR</w:t>
      </w:r>
      <w:r w:rsidRPr="007E7BBE">
        <w:rPr>
          <w:rFonts w:eastAsia="新宋体" w:hint="eastAsia"/>
          <w:lang w:eastAsia="zh-CN"/>
        </w:rPr>
        <w:t>的</w:t>
      </w:r>
      <w:r w:rsidRPr="007E7BBE">
        <w:rPr>
          <w:rFonts w:eastAsia="新宋体"/>
          <w:lang w:eastAsia="zh-CN"/>
        </w:rPr>
        <w:t>次数</w:t>
      </w:r>
      <w:r>
        <w:rPr>
          <w:rFonts w:eastAsia="新宋体" w:hint="eastAsia"/>
          <w:lang w:eastAsia="zh-CN"/>
        </w:rPr>
        <w:t>，如下</w:t>
      </w:r>
      <w:r>
        <w:rPr>
          <w:rFonts w:eastAsia="新宋体"/>
          <w:lang w:eastAsia="zh-CN"/>
        </w:rPr>
        <w:t>：</w:t>
      </w:r>
    </w:p>
    <w:p w:rsidR="007E7BBE" w:rsidRDefault="007E7BBE" w:rsidP="007E7BBE">
      <w:pPr>
        <w:ind w:firstLine="420"/>
        <w:rPr>
          <w:rFonts w:eastAsia="新宋体"/>
          <w:noProof/>
          <w:lang w:eastAsia="zh-CN"/>
        </w:rPr>
      </w:pPr>
    </w:p>
    <w:p w:rsidR="007E7BBE" w:rsidRPr="007E7BBE" w:rsidRDefault="007E7BBE" w:rsidP="002A3369">
      <w:pPr>
        <w:ind w:firstLine="420"/>
        <w:jc w:val="left"/>
        <w:rPr>
          <w:rFonts w:eastAsia="新宋体"/>
          <w:lang w:eastAsia="zh-CN"/>
        </w:rPr>
      </w:pPr>
      <w:r w:rsidRPr="007E7BBE">
        <w:rPr>
          <w:rFonts w:eastAsia="新宋体"/>
          <w:noProof/>
          <w:lang w:eastAsia="zh-CN"/>
        </w:rPr>
        <w:drawing>
          <wp:inline distT="0" distB="0" distL="0" distR="0">
            <wp:extent cx="5454015" cy="2040682"/>
            <wp:effectExtent l="0" t="0" r="0" b="0"/>
            <wp:docPr id="40" name="图片 40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nghua.mai\AppData\Local\Tem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" t="2285" r="-1"/>
                    <a:stretch/>
                  </pic:blipFill>
                  <pic:spPr bwMode="auto">
                    <a:xfrm>
                      <a:off x="0" y="0"/>
                      <a:ext cx="5454594" cy="204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369" w:rsidRDefault="002A3369" w:rsidP="00C21F2F">
      <w:pPr>
        <w:rPr>
          <w:rFonts w:eastAsia="新宋体"/>
          <w:noProof/>
          <w:lang w:eastAsia="zh-CN"/>
        </w:rPr>
      </w:pPr>
    </w:p>
    <w:p w:rsidR="00ED27CE" w:rsidRDefault="007E7BBE" w:rsidP="00C21F2F">
      <w:pPr>
        <w:rPr>
          <w:rFonts w:eastAsia="新宋体"/>
          <w:lang w:eastAsia="zh-CN"/>
        </w:rPr>
      </w:pPr>
      <w:r w:rsidRPr="007E7BBE">
        <w:rPr>
          <w:rFonts w:eastAsia="新宋体"/>
          <w:noProof/>
          <w:lang w:eastAsia="zh-CN"/>
        </w:rPr>
        <w:drawing>
          <wp:inline distT="0" distB="0" distL="0" distR="0">
            <wp:extent cx="5485737" cy="1940119"/>
            <wp:effectExtent l="0" t="0" r="1270" b="3175"/>
            <wp:docPr id="41" name="图片 41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nghua.mai\AppData\Local\Tem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66"/>
                    <a:stretch/>
                  </pic:blipFill>
                  <pic:spPr bwMode="auto">
                    <a:xfrm>
                      <a:off x="0" y="0"/>
                      <a:ext cx="5486400" cy="19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F55" w:rsidRDefault="007F4F55" w:rsidP="00C21F2F">
      <w:pPr>
        <w:rPr>
          <w:rFonts w:eastAsia="新宋体"/>
          <w:lang w:eastAsia="zh-CN"/>
        </w:rPr>
      </w:pPr>
      <w:r w:rsidRPr="007F4F55">
        <w:rPr>
          <w:rFonts w:eastAsia="新宋体"/>
          <w:noProof/>
          <w:lang w:eastAsia="zh-CN"/>
        </w:rPr>
        <w:lastRenderedPageBreak/>
        <w:drawing>
          <wp:inline distT="0" distB="0" distL="0" distR="0">
            <wp:extent cx="5486400" cy="2090815"/>
            <wp:effectExtent l="0" t="0" r="0" b="5080"/>
            <wp:docPr id="42" name="图片 42" descr="C:\Users\longhua.ma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nghua.mai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F55" w:rsidRDefault="007F4F55" w:rsidP="006A30E8">
      <w:pPr>
        <w:spacing w:line="360" w:lineRule="auto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eastAsia="新宋体"/>
          <w:lang w:eastAsia="zh-CN"/>
        </w:rPr>
        <w:tab/>
      </w:r>
      <w:r>
        <w:rPr>
          <w:rFonts w:ascii="宋体" w:eastAsia="宋体" w:hAnsi="宋体" w:cs="宋体" w:hint="eastAsia"/>
          <w:szCs w:val="24"/>
          <w:lang w:eastAsia="zh-CN"/>
        </w:rPr>
        <w:t>上图中的</w:t>
      </w:r>
      <w:r w:rsidRPr="007F4F55">
        <w:rPr>
          <w:rFonts w:ascii="宋体" w:eastAsia="宋体" w:hAnsi="宋体" w:cs="宋体"/>
          <w:szCs w:val="24"/>
          <w:lang w:eastAsia="zh-CN"/>
        </w:rPr>
        <w:t>mm_total是表示访问的数据量，</w:t>
      </w:r>
      <w:r>
        <w:rPr>
          <w:rFonts w:ascii="宋体" w:eastAsia="宋体" w:hAnsi="宋体" w:cs="宋体" w:hint="eastAsia"/>
          <w:szCs w:val="24"/>
          <w:lang w:eastAsia="zh-CN"/>
        </w:rPr>
        <w:t>从标识</w:t>
      </w:r>
      <w:r>
        <w:rPr>
          <w:rFonts w:ascii="宋体" w:eastAsia="宋体" w:hAnsi="宋体" w:cs="宋体"/>
          <w:szCs w:val="24"/>
          <w:lang w:eastAsia="zh-CN"/>
        </w:rPr>
        <w:t>的</w:t>
      </w:r>
      <w:r>
        <w:rPr>
          <w:rFonts w:ascii="宋体" w:eastAsia="宋体" w:hAnsi="宋体" w:cs="宋体" w:hint="eastAsia"/>
          <w:szCs w:val="24"/>
          <w:lang w:eastAsia="zh-CN"/>
        </w:rPr>
        <w:t>1-&gt;2出</w:t>
      </w:r>
      <w:r w:rsidRPr="007F4F55">
        <w:rPr>
          <w:rFonts w:ascii="宋体" w:eastAsia="宋体" w:hAnsi="宋体" w:cs="宋体"/>
          <w:szCs w:val="24"/>
          <w:lang w:eastAsia="zh-CN"/>
        </w:rPr>
        <w:t>发现访问的数量突然降低同一时间点（342），AON/WCN 写入数据的次数为4243次，总共写入的数据大小为9847byte,那么每次访问写入的数据为9847/4243=2.32byte</w:t>
      </w:r>
      <w:r>
        <w:rPr>
          <w:rFonts w:ascii="宋体" w:eastAsia="宋体" w:hAnsi="宋体" w:cs="宋体" w:hint="eastAsia"/>
          <w:szCs w:val="24"/>
          <w:lang w:eastAsia="zh-CN"/>
        </w:rPr>
        <w:t>，</w:t>
      </w:r>
      <w:r>
        <w:rPr>
          <w:rFonts w:ascii="宋体" w:eastAsia="宋体" w:hAnsi="宋体" w:cs="宋体"/>
          <w:szCs w:val="24"/>
          <w:lang w:eastAsia="zh-CN"/>
        </w:rPr>
        <w:t>这样</w:t>
      </w:r>
      <w:r w:rsidRPr="007F4F55">
        <w:rPr>
          <w:rFonts w:ascii="宋体" w:eastAsia="宋体" w:hAnsi="宋体" w:cs="宋体"/>
          <w:szCs w:val="24"/>
          <w:lang w:eastAsia="zh-CN"/>
        </w:rPr>
        <w:t>这对DDR的访问的效率会很低。</w:t>
      </w:r>
    </w:p>
    <w:p w:rsidR="007F4F55" w:rsidRDefault="007F4F55" w:rsidP="006A30E8">
      <w:pPr>
        <w:spacing w:line="360" w:lineRule="auto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tab/>
        <w:t>原因是</w:t>
      </w:r>
      <w:r>
        <w:rPr>
          <w:rFonts w:ascii="宋体" w:eastAsia="宋体" w:hAnsi="宋体" w:cs="宋体" w:hint="eastAsia"/>
          <w:szCs w:val="24"/>
          <w:lang w:eastAsia="zh-CN"/>
        </w:rPr>
        <w:t>DCAM会</w:t>
      </w:r>
      <w:r>
        <w:rPr>
          <w:rFonts w:ascii="宋体" w:eastAsia="宋体" w:hAnsi="宋体" w:cs="宋体"/>
          <w:szCs w:val="24"/>
          <w:lang w:eastAsia="zh-CN"/>
        </w:rPr>
        <w:t>根据内部的</w:t>
      </w:r>
      <w:r>
        <w:rPr>
          <w:rFonts w:ascii="宋体" w:eastAsia="宋体" w:hAnsi="宋体" w:cs="宋体" w:hint="eastAsia"/>
          <w:szCs w:val="24"/>
          <w:lang w:eastAsia="zh-CN"/>
        </w:rPr>
        <w:t>I</w:t>
      </w:r>
      <w:r>
        <w:rPr>
          <w:rFonts w:ascii="宋体" w:eastAsia="宋体" w:hAnsi="宋体" w:cs="宋体"/>
          <w:szCs w:val="24"/>
          <w:lang w:eastAsia="zh-CN"/>
        </w:rPr>
        <w:t>P</w:t>
      </w:r>
      <w:r>
        <w:rPr>
          <w:rFonts w:ascii="宋体" w:eastAsia="宋体" w:hAnsi="宋体" w:cs="宋体" w:hint="eastAsia"/>
          <w:szCs w:val="24"/>
          <w:lang w:eastAsia="zh-CN"/>
        </w:rPr>
        <w:t>调整QOS的</w:t>
      </w:r>
      <w:r>
        <w:rPr>
          <w:rFonts w:ascii="宋体" w:eastAsia="宋体" w:hAnsi="宋体" w:cs="宋体"/>
          <w:szCs w:val="24"/>
          <w:lang w:eastAsia="zh-CN"/>
        </w:rPr>
        <w:t>值，当</w:t>
      </w:r>
      <w:r>
        <w:rPr>
          <w:rFonts w:ascii="宋体" w:eastAsia="宋体" w:hAnsi="宋体" w:cs="宋体" w:hint="eastAsia"/>
          <w:szCs w:val="24"/>
          <w:lang w:eastAsia="zh-CN"/>
        </w:rPr>
        <w:t>DCAM的QOS值</w:t>
      </w:r>
      <w:r>
        <w:rPr>
          <w:rFonts w:ascii="宋体" w:eastAsia="宋体" w:hAnsi="宋体" w:cs="宋体"/>
          <w:szCs w:val="24"/>
          <w:lang w:eastAsia="zh-CN"/>
        </w:rPr>
        <w:t>从</w:t>
      </w:r>
      <w:r>
        <w:rPr>
          <w:rFonts w:ascii="宋体" w:eastAsia="宋体" w:hAnsi="宋体" w:cs="宋体" w:hint="eastAsia"/>
          <w:szCs w:val="24"/>
          <w:lang w:eastAsia="zh-CN"/>
        </w:rPr>
        <w:t>high urgent值</w:t>
      </w:r>
      <w:r>
        <w:rPr>
          <w:rFonts w:ascii="宋体" w:eastAsia="宋体" w:hAnsi="宋体" w:cs="宋体"/>
          <w:szCs w:val="24"/>
          <w:lang w:eastAsia="zh-CN"/>
        </w:rPr>
        <w:t>溢出到了</w:t>
      </w:r>
      <w:r>
        <w:rPr>
          <w:rFonts w:ascii="宋体" w:eastAsia="宋体" w:hAnsi="宋体" w:cs="宋体" w:hint="eastAsia"/>
          <w:szCs w:val="24"/>
          <w:lang w:eastAsia="zh-CN"/>
        </w:rPr>
        <w:t>（降低了）low urgent，</w:t>
      </w:r>
      <w:r w:rsidR="0039110B">
        <w:rPr>
          <w:rFonts w:ascii="宋体" w:eastAsia="宋体" w:hAnsi="宋体" w:cs="宋体" w:hint="eastAsia"/>
          <w:szCs w:val="24"/>
          <w:lang w:eastAsia="zh-CN"/>
        </w:rPr>
        <w:t>此时DCAM和AON处在</w:t>
      </w:r>
      <w:r w:rsidR="0039110B">
        <w:rPr>
          <w:rFonts w:ascii="宋体" w:eastAsia="宋体" w:hAnsi="宋体" w:cs="宋体"/>
          <w:szCs w:val="24"/>
          <w:lang w:eastAsia="zh-CN"/>
        </w:rPr>
        <w:t>一个</w:t>
      </w:r>
      <w:r w:rsidR="0039110B">
        <w:rPr>
          <w:rFonts w:ascii="宋体" w:eastAsia="宋体" w:hAnsi="宋体" w:cs="宋体" w:hint="eastAsia"/>
          <w:szCs w:val="24"/>
          <w:lang w:eastAsia="zh-CN"/>
        </w:rPr>
        <w:t>Group当中</w:t>
      </w:r>
      <w:r w:rsidR="0039110B">
        <w:rPr>
          <w:rFonts w:ascii="宋体" w:eastAsia="宋体" w:hAnsi="宋体" w:cs="宋体"/>
          <w:szCs w:val="24"/>
          <w:lang w:eastAsia="zh-CN"/>
        </w:rPr>
        <w:t>，因此在</w:t>
      </w:r>
      <w:r w:rsidR="0039110B">
        <w:rPr>
          <w:rFonts w:ascii="宋体" w:eastAsia="宋体" w:hAnsi="宋体" w:cs="宋体" w:hint="eastAsia"/>
          <w:szCs w:val="24"/>
          <w:lang w:eastAsia="zh-CN"/>
        </w:rPr>
        <w:t>low urgent区中</w:t>
      </w:r>
      <w:r w:rsidR="0039110B">
        <w:rPr>
          <w:rFonts w:ascii="宋体" w:eastAsia="宋体" w:hAnsi="宋体" w:cs="宋体"/>
          <w:szCs w:val="24"/>
          <w:lang w:eastAsia="zh-CN"/>
        </w:rPr>
        <w:t>大量AON/WCN sys的短</w:t>
      </w:r>
      <w:r w:rsidR="0039110B">
        <w:rPr>
          <w:rFonts w:ascii="宋体" w:eastAsia="宋体" w:hAnsi="宋体" w:cs="宋体" w:hint="eastAsia"/>
          <w:szCs w:val="24"/>
          <w:lang w:eastAsia="zh-CN"/>
        </w:rPr>
        <w:t>burst block dcam的</w:t>
      </w:r>
      <w:r w:rsidR="0039110B">
        <w:rPr>
          <w:rFonts w:ascii="宋体" w:eastAsia="宋体" w:hAnsi="宋体" w:cs="宋体"/>
          <w:szCs w:val="24"/>
          <w:lang w:eastAsia="zh-CN"/>
        </w:rPr>
        <w:t>传输。</w:t>
      </w:r>
    </w:p>
    <w:p w:rsidR="0039110B" w:rsidRDefault="0039110B" w:rsidP="006A30E8">
      <w:pPr>
        <w:spacing w:line="360" w:lineRule="auto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tab/>
      </w:r>
      <w:r>
        <w:rPr>
          <w:rFonts w:ascii="宋体" w:eastAsia="宋体" w:hAnsi="宋体" w:cs="宋体" w:hint="eastAsia"/>
          <w:szCs w:val="24"/>
          <w:lang w:eastAsia="zh-CN"/>
        </w:rPr>
        <w:t>当</w:t>
      </w:r>
      <w:r>
        <w:rPr>
          <w:rFonts w:ascii="宋体" w:eastAsia="宋体" w:hAnsi="宋体" w:cs="宋体"/>
          <w:szCs w:val="24"/>
          <w:lang w:eastAsia="zh-CN"/>
        </w:rPr>
        <w:t>将</w:t>
      </w:r>
      <w:r>
        <w:rPr>
          <w:rFonts w:ascii="宋体" w:eastAsia="宋体" w:hAnsi="宋体" w:cs="宋体" w:hint="eastAsia"/>
          <w:szCs w:val="24"/>
          <w:lang w:eastAsia="zh-CN"/>
        </w:rPr>
        <w:t>AON/WCN传输</w:t>
      </w:r>
      <w:r>
        <w:rPr>
          <w:rFonts w:ascii="宋体" w:eastAsia="宋体" w:hAnsi="宋体" w:cs="宋体"/>
          <w:szCs w:val="24"/>
          <w:lang w:eastAsia="zh-CN"/>
        </w:rPr>
        <w:t>的</w:t>
      </w:r>
      <w:r>
        <w:rPr>
          <w:rFonts w:ascii="宋体" w:eastAsia="宋体" w:hAnsi="宋体" w:cs="宋体" w:hint="eastAsia"/>
          <w:szCs w:val="24"/>
          <w:lang w:eastAsia="zh-CN"/>
        </w:rPr>
        <w:t xml:space="preserve">write tr 移出low </w:t>
      </w:r>
      <w:r>
        <w:rPr>
          <w:rFonts w:ascii="宋体" w:eastAsia="宋体" w:hAnsi="宋体" w:cs="宋体"/>
          <w:szCs w:val="24"/>
          <w:lang w:eastAsia="zh-CN"/>
        </w:rPr>
        <w:t>urgent区域到</w:t>
      </w:r>
      <w:r>
        <w:rPr>
          <w:rFonts w:ascii="宋体" w:eastAsia="宋体" w:hAnsi="宋体" w:cs="宋体" w:hint="eastAsia"/>
          <w:szCs w:val="24"/>
          <w:lang w:eastAsia="zh-CN"/>
        </w:rPr>
        <w:t xml:space="preserve">normal </w:t>
      </w:r>
      <w:r>
        <w:rPr>
          <w:rFonts w:ascii="宋体" w:eastAsia="宋体" w:hAnsi="宋体" w:cs="宋体"/>
          <w:szCs w:val="24"/>
          <w:lang w:eastAsia="zh-CN"/>
        </w:rPr>
        <w:t>zone，</w:t>
      </w:r>
      <w:r>
        <w:rPr>
          <w:rFonts w:ascii="宋体" w:eastAsia="宋体" w:hAnsi="宋体" w:cs="宋体" w:hint="eastAsia"/>
          <w:szCs w:val="24"/>
          <w:lang w:eastAsia="zh-CN"/>
        </w:rPr>
        <w:t>DCAM溢出</w:t>
      </w:r>
      <w:r>
        <w:rPr>
          <w:rFonts w:ascii="宋体" w:eastAsia="宋体" w:hAnsi="宋体" w:cs="宋体"/>
          <w:szCs w:val="24"/>
          <w:lang w:eastAsia="zh-CN"/>
        </w:rPr>
        <w:t>现象消失，</w:t>
      </w:r>
      <w:r w:rsidRPr="007F4F55">
        <w:rPr>
          <w:rFonts w:ascii="宋体" w:eastAsia="宋体" w:hAnsi="宋体" w:cs="宋体" w:hint="eastAsia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szCs w:val="24"/>
          <w:lang w:eastAsia="zh-CN"/>
        </w:rPr>
        <w:t>因此</w:t>
      </w:r>
      <w:r>
        <w:rPr>
          <w:rFonts w:ascii="宋体" w:eastAsia="宋体" w:hAnsi="宋体" w:cs="宋体"/>
          <w:szCs w:val="24"/>
          <w:lang w:eastAsia="zh-CN"/>
        </w:rPr>
        <w:t>该现象是由</w:t>
      </w:r>
      <w:r>
        <w:rPr>
          <w:rFonts w:ascii="宋体" w:eastAsia="宋体" w:hAnsi="宋体" w:cs="宋体" w:hint="eastAsia"/>
          <w:szCs w:val="24"/>
          <w:lang w:eastAsia="zh-CN"/>
        </w:rPr>
        <w:t>AON的</w:t>
      </w:r>
      <w:r>
        <w:rPr>
          <w:rFonts w:ascii="宋体" w:eastAsia="宋体" w:hAnsi="宋体" w:cs="宋体"/>
          <w:szCs w:val="24"/>
          <w:lang w:eastAsia="zh-CN"/>
        </w:rPr>
        <w:t>短</w:t>
      </w:r>
      <w:r>
        <w:rPr>
          <w:rFonts w:ascii="宋体" w:eastAsia="宋体" w:hAnsi="宋体" w:cs="宋体" w:hint="eastAsia"/>
          <w:szCs w:val="24"/>
          <w:lang w:eastAsia="zh-CN"/>
        </w:rPr>
        <w:t>burst的</w:t>
      </w:r>
      <w:r>
        <w:rPr>
          <w:rFonts w:ascii="宋体" w:eastAsia="宋体" w:hAnsi="宋体" w:cs="宋体"/>
          <w:szCs w:val="24"/>
          <w:lang w:eastAsia="zh-CN"/>
        </w:rPr>
        <w:t>缘故导致，最终由</w:t>
      </w:r>
      <w:r>
        <w:rPr>
          <w:rFonts w:ascii="宋体" w:eastAsia="宋体" w:hAnsi="宋体" w:cs="宋体" w:hint="eastAsia"/>
          <w:szCs w:val="24"/>
          <w:lang w:eastAsia="zh-CN"/>
        </w:rPr>
        <w:t>AON同时</w:t>
      </w:r>
      <w:r>
        <w:rPr>
          <w:rFonts w:ascii="宋体" w:eastAsia="宋体" w:hAnsi="宋体" w:cs="宋体"/>
          <w:szCs w:val="24"/>
          <w:lang w:eastAsia="zh-CN"/>
        </w:rPr>
        <w:t>找出导致短</w:t>
      </w:r>
      <w:r>
        <w:rPr>
          <w:rFonts w:ascii="宋体" w:eastAsia="宋体" w:hAnsi="宋体" w:cs="宋体" w:hint="eastAsia"/>
          <w:szCs w:val="24"/>
          <w:lang w:eastAsia="zh-CN"/>
        </w:rPr>
        <w:t>burst的原因</w:t>
      </w:r>
      <w:r>
        <w:rPr>
          <w:rFonts w:ascii="宋体" w:eastAsia="宋体" w:hAnsi="宋体" w:cs="宋体"/>
          <w:szCs w:val="24"/>
          <w:lang w:eastAsia="zh-CN"/>
        </w:rPr>
        <w:t>。</w:t>
      </w:r>
    </w:p>
    <w:p w:rsidR="0039110B" w:rsidRPr="007F4F55" w:rsidRDefault="0039110B" w:rsidP="006A30E8">
      <w:pPr>
        <w:spacing w:line="360" w:lineRule="auto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tab/>
      </w:r>
      <w:r>
        <w:rPr>
          <w:rFonts w:ascii="宋体" w:eastAsia="宋体" w:hAnsi="宋体" w:cs="宋体" w:hint="eastAsia"/>
          <w:szCs w:val="24"/>
          <w:lang w:eastAsia="zh-CN"/>
        </w:rPr>
        <w:t>短burst影响DDR效率</w:t>
      </w:r>
      <w:r>
        <w:rPr>
          <w:rFonts w:ascii="宋体" w:eastAsia="宋体" w:hAnsi="宋体" w:cs="宋体"/>
          <w:szCs w:val="24"/>
          <w:lang w:eastAsia="zh-CN"/>
        </w:rPr>
        <w:t>的原因</w:t>
      </w:r>
      <w:r>
        <w:rPr>
          <w:rFonts w:ascii="宋体" w:eastAsia="宋体" w:hAnsi="宋体" w:cs="宋体" w:hint="eastAsia"/>
          <w:szCs w:val="24"/>
          <w:lang w:eastAsia="zh-CN"/>
        </w:rPr>
        <w:t>：</w:t>
      </w:r>
    </w:p>
    <w:p w:rsidR="0039110B" w:rsidRPr="0039110B" w:rsidRDefault="0039110B" w:rsidP="006A30E8">
      <w:pPr>
        <w:spacing w:line="360" w:lineRule="auto"/>
        <w:ind w:firstLine="420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t>每次读写操作都会经过发送行</w:t>
      </w:r>
      <w:r>
        <w:rPr>
          <w:rFonts w:ascii="宋体" w:eastAsia="宋体" w:hAnsi="宋体" w:cs="宋体" w:hint="eastAsia"/>
          <w:szCs w:val="24"/>
          <w:lang w:eastAsia="zh-CN"/>
        </w:rPr>
        <w:t>地址</w:t>
      </w:r>
      <w:r w:rsidRPr="0039110B">
        <w:rPr>
          <w:rFonts w:ascii="宋体" w:eastAsia="宋体" w:hAnsi="宋体" w:cs="宋体"/>
          <w:szCs w:val="24"/>
          <w:lang w:eastAsia="zh-CN"/>
        </w:rPr>
        <w:t>，然后发送列地址和读写命令后经过一定的时间进行读写，这其中行指令到读写命令tRCD和读写潜伏期CL时间</w:t>
      </w:r>
    </w:p>
    <w:p w:rsidR="0039110B" w:rsidRPr="0039110B" w:rsidRDefault="0039110B" w:rsidP="006A30E8">
      <w:pPr>
        <w:spacing w:line="360" w:lineRule="auto"/>
        <w:jc w:val="left"/>
        <w:rPr>
          <w:rFonts w:ascii="宋体" w:eastAsia="宋体" w:hAnsi="宋体" w:cs="宋体"/>
          <w:szCs w:val="24"/>
          <w:lang w:eastAsia="zh-CN"/>
        </w:rPr>
      </w:pPr>
      <w:r>
        <w:rPr>
          <w:rFonts w:ascii="宋体" w:eastAsia="宋体" w:hAnsi="宋体" w:cs="宋体"/>
          <w:szCs w:val="24"/>
          <w:lang w:eastAsia="zh-CN"/>
        </w:rPr>
        <w:t xml:space="preserve">  </w:t>
      </w:r>
      <w:r w:rsidRPr="0039110B">
        <w:rPr>
          <w:rFonts w:ascii="宋体" w:eastAsia="宋体" w:hAnsi="宋体" w:cs="宋体"/>
          <w:szCs w:val="24"/>
          <w:lang w:eastAsia="zh-CN"/>
        </w:rPr>
        <w:t>有效的读写方式单独的访问减少，Burst访问长度加大，因为burst访问当中只有第一个数据传输时需要tRCD +CL,剩余的数据是没一个周期就会传送一组数据，相同的道理大量的短burst会出现多次发送行地址+读写指令（包含列地址，两者是同时发出）因此，每次效率严重降低。</w:t>
      </w:r>
    </w:p>
    <w:p w:rsidR="00ED27CE" w:rsidRPr="0039110B" w:rsidRDefault="00ED27CE" w:rsidP="00C21F2F">
      <w:pPr>
        <w:rPr>
          <w:rFonts w:eastAsia="新宋体"/>
          <w:lang w:eastAsia="zh-CN"/>
        </w:rPr>
      </w:pPr>
    </w:p>
    <w:p w:rsidR="00ED27CE" w:rsidRDefault="00ED27CE" w:rsidP="00C21F2F">
      <w:pPr>
        <w:rPr>
          <w:rFonts w:eastAsia="新宋体"/>
          <w:lang w:eastAsia="zh-CN"/>
        </w:rPr>
      </w:pPr>
    </w:p>
    <w:p w:rsidR="002D234D" w:rsidRPr="00FB2C36" w:rsidRDefault="002D234D" w:rsidP="00FB2C36">
      <w:pPr>
        <w:pStyle w:val="a3"/>
        <w:pBdr>
          <w:bottom w:val="none" w:sz="0" w:space="0" w:color="auto"/>
          <w:between w:val="single" w:sz="4" w:space="1" w:color="5B9BD5" w:themeColor="accent1"/>
        </w:pBdr>
        <w:tabs>
          <w:tab w:val="clear" w:pos="4153"/>
          <w:tab w:val="clear" w:pos="8306"/>
          <w:tab w:val="center" w:pos="4320"/>
          <w:tab w:val="right" w:pos="8640"/>
        </w:tabs>
        <w:snapToGrid/>
        <w:spacing w:line="276" w:lineRule="auto"/>
        <w:jc w:val="both"/>
        <w:rPr>
          <w:rFonts w:eastAsiaTheme="minorEastAsia"/>
          <w:lang w:eastAsia="zh-CN"/>
        </w:rPr>
      </w:pPr>
    </w:p>
    <w:sectPr w:rsidR="002D234D" w:rsidRPr="00FB2C36" w:rsidSect="002D234D">
      <w:headerReference w:type="default" r:id="rId22"/>
      <w:footerReference w:type="default" r:id="rId23"/>
      <w:pgSz w:w="12240" w:h="15840" w:code="1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CD8" w:rsidRDefault="00E72CD8" w:rsidP="00283328">
      <w:r>
        <w:separator/>
      </w:r>
    </w:p>
  </w:endnote>
  <w:endnote w:type="continuationSeparator" w:id="0">
    <w:p w:rsidR="00E72CD8" w:rsidRDefault="00E72CD8" w:rsidP="00283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FrutigerLTW01-55Roman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328" w:rsidRDefault="002D234D">
    <w:pPr>
      <w:pStyle w:val="a4"/>
    </w:pPr>
    <w:r>
      <w:rPr>
        <w:rFonts w:ascii="FrutigerLTW01-55Roman" w:eastAsia="宋体" w:hAnsi="FrutigerLTW01-55Roman" w:cs="Arial"/>
        <w:color w:val="444444"/>
      </w:rPr>
      <w:tab/>
    </w:r>
    <w:r w:rsidR="00283328" w:rsidRPr="002D234D">
      <w:rPr>
        <w:rFonts w:ascii="FrutigerLTW01-55Roman" w:eastAsia="宋体" w:hAnsi="FrutigerLTW01-55Roman" w:cs="Arial"/>
        <w:color w:val="444444"/>
        <w:lang w:eastAsia="zh-CN"/>
      </w:rPr>
      <w:t>Copyright 201</w:t>
    </w:r>
    <w:r w:rsidR="00283328" w:rsidRPr="002D234D">
      <w:rPr>
        <w:rFonts w:ascii="FrutigerLTW01-55Roman" w:eastAsia="宋体" w:hAnsi="FrutigerLTW01-55Roman" w:cs="Arial" w:hint="eastAsia"/>
        <w:color w:val="444444"/>
        <w:lang w:eastAsia="zh-CN"/>
      </w:rPr>
      <w:t>3</w:t>
    </w:r>
    <w:r w:rsidR="00283328" w:rsidRPr="002D234D">
      <w:rPr>
        <w:rFonts w:ascii="FrutigerLTW01-55Roman" w:eastAsia="宋体" w:hAnsi="FrutigerLTW01-55Roman" w:cs="Arial"/>
        <w:color w:val="444444"/>
        <w:lang w:eastAsia="zh-CN"/>
      </w:rPr>
      <w:t xml:space="preserve"> Spreadtrum Communications Inc.</w:t>
    </w:r>
    <w:r w:rsidR="00283328" w:rsidRPr="002D234D">
      <w:rPr>
        <w:rFonts w:ascii="FrutigerLTW01-55Roman" w:eastAsia="宋体" w:hAnsi="FrutigerLTW01-55Roman" w:cs="Arial" w:hint="eastAsia"/>
        <w:color w:val="444444"/>
        <w:lang w:eastAsia="zh-CN"/>
      </w:rPr>
      <w:t xml:space="preserve">                               Confidential and Proprietary.  </w:t>
    </w:r>
    <w:r w:rsidR="00283328" w:rsidRPr="00283328">
      <w:rPr>
        <w:rFonts w:ascii="Arial" w:eastAsiaTheme="minorEastAsia" w:hAnsi="Arial" w:hint="eastAsia"/>
        <w:szCs w:val="20"/>
        <w:lang w:eastAsia="zh-CN"/>
      </w:rPr>
      <w:t xml:space="preserve">  </w:t>
    </w:r>
    <w:r w:rsidR="00283328">
      <w:rPr>
        <w:rFonts w:eastAsiaTheme="minorEastAsia" w:hint="eastAsia"/>
        <w:lang w:eastAsia="zh-CN"/>
      </w:rP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CD8" w:rsidRDefault="00E72CD8" w:rsidP="00283328">
      <w:r>
        <w:separator/>
      </w:r>
    </w:p>
  </w:footnote>
  <w:footnote w:type="continuationSeparator" w:id="0">
    <w:p w:rsidR="00E72CD8" w:rsidRDefault="00E72CD8" w:rsidP="002833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328" w:rsidRPr="00814A74" w:rsidRDefault="00283328" w:rsidP="00814A74">
    <w:pPr>
      <w:pStyle w:val="a3"/>
      <w:pBdr>
        <w:bottom w:val="none" w:sz="0" w:space="0" w:color="auto"/>
        <w:between w:val="single" w:sz="4" w:space="1" w:color="5B9BD5" w:themeColor="accent1"/>
      </w:pBdr>
      <w:tabs>
        <w:tab w:val="clear" w:pos="4153"/>
        <w:tab w:val="clear" w:pos="8306"/>
        <w:tab w:val="center" w:pos="4320"/>
        <w:tab w:val="right" w:pos="8640"/>
      </w:tabs>
      <w:snapToGrid/>
      <w:spacing w:line="276" w:lineRule="auto"/>
      <w:jc w:val="both"/>
      <w:rPr>
        <w:rFonts w:eastAsia="宋体"/>
        <w:sz w:val="24"/>
        <w:szCs w:val="20"/>
        <w:lang w:eastAsia="zh-CN"/>
      </w:rPr>
    </w:pPr>
    <w:r w:rsidRPr="00283328">
      <w:rPr>
        <w:rFonts w:eastAsia="宋体" w:hint="eastAsia"/>
        <w:sz w:val="24"/>
        <w:szCs w:val="20"/>
        <w:lang w:eastAsia="zh-CN"/>
      </w:rPr>
      <w:tab/>
    </w:r>
    <w:r w:rsidRPr="00283328">
      <w:rPr>
        <w:rFonts w:eastAsia="宋体" w:hint="eastAsia"/>
        <w:sz w:val="24"/>
        <w:szCs w:val="20"/>
        <w:lang w:eastAsia="zh-CN"/>
      </w:rPr>
      <w:tab/>
    </w:r>
    <w:r>
      <w:rPr>
        <w:rFonts w:eastAsia="宋体"/>
        <w:sz w:val="24"/>
        <w:szCs w:val="20"/>
      </w:rPr>
      <w:t>QOS</w:t>
    </w:r>
    <w:r>
      <w:rPr>
        <w:rFonts w:eastAsia="宋体" w:hint="eastAsia"/>
        <w:sz w:val="24"/>
        <w:szCs w:val="20"/>
      </w:rPr>
      <w:t>结构介绍</w:t>
    </w:r>
    <w:r>
      <w:rPr>
        <w:rFonts w:eastAsia="宋体"/>
        <w:sz w:val="24"/>
        <w:szCs w:val="20"/>
      </w:rPr>
      <w:t>及</w:t>
    </w:r>
    <w:r>
      <w:rPr>
        <w:rFonts w:eastAsia="宋体"/>
        <w:sz w:val="24"/>
        <w:szCs w:val="20"/>
      </w:rPr>
      <w:t>SharkL5QOS</w:t>
    </w:r>
    <w:r>
      <w:rPr>
        <w:rFonts w:eastAsia="宋体" w:hint="eastAsia"/>
        <w:sz w:val="24"/>
        <w:szCs w:val="20"/>
      </w:rPr>
      <w:t>设置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67402"/>
    <w:multiLevelType w:val="hybridMultilevel"/>
    <w:tmpl w:val="6C02243A"/>
    <w:lvl w:ilvl="0" w:tplc="08B43FF0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676D01"/>
    <w:multiLevelType w:val="hybridMultilevel"/>
    <w:tmpl w:val="20BE6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28B2751"/>
    <w:multiLevelType w:val="hybridMultilevel"/>
    <w:tmpl w:val="C98A6A40"/>
    <w:lvl w:ilvl="0" w:tplc="807A57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Qishuai Wang (王其帅)">
    <w15:presenceInfo w15:providerId="AD" w15:userId="S-1-5-21-1935655697-616249376-682003330-310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A49"/>
    <w:rsid w:val="00004D7B"/>
    <w:rsid w:val="00051374"/>
    <w:rsid w:val="000B63BF"/>
    <w:rsid w:val="000E4A4F"/>
    <w:rsid w:val="00103DFF"/>
    <w:rsid w:val="00112B10"/>
    <w:rsid w:val="00117099"/>
    <w:rsid w:val="00167C6C"/>
    <w:rsid w:val="0018656B"/>
    <w:rsid w:val="00195E0D"/>
    <w:rsid w:val="00206221"/>
    <w:rsid w:val="002373D0"/>
    <w:rsid w:val="00247130"/>
    <w:rsid w:val="00253DD8"/>
    <w:rsid w:val="00283328"/>
    <w:rsid w:val="0028509D"/>
    <w:rsid w:val="002A3369"/>
    <w:rsid w:val="002B5BC7"/>
    <w:rsid w:val="002B7659"/>
    <w:rsid w:val="002C4571"/>
    <w:rsid w:val="002D234D"/>
    <w:rsid w:val="002E7165"/>
    <w:rsid w:val="002F35E9"/>
    <w:rsid w:val="0031468A"/>
    <w:rsid w:val="0039110B"/>
    <w:rsid w:val="003F633F"/>
    <w:rsid w:val="00410EA1"/>
    <w:rsid w:val="00414A8B"/>
    <w:rsid w:val="004439A6"/>
    <w:rsid w:val="00462A5E"/>
    <w:rsid w:val="004870C3"/>
    <w:rsid w:val="00496A01"/>
    <w:rsid w:val="004B1374"/>
    <w:rsid w:val="0050618A"/>
    <w:rsid w:val="00537B14"/>
    <w:rsid w:val="00550FDB"/>
    <w:rsid w:val="00586CA7"/>
    <w:rsid w:val="005C6E56"/>
    <w:rsid w:val="00615978"/>
    <w:rsid w:val="006277F0"/>
    <w:rsid w:val="00642CD2"/>
    <w:rsid w:val="00681DAC"/>
    <w:rsid w:val="006A30E8"/>
    <w:rsid w:val="00717ABC"/>
    <w:rsid w:val="00725D43"/>
    <w:rsid w:val="007505FA"/>
    <w:rsid w:val="007A47AD"/>
    <w:rsid w:val="007D5258"/>
    <w:rsid w:val="007E7BBE"/>
    <w:rsid w:val="007F4F55"/>
    <w:rsid w:val="00814A74"/>
    <w:rsid w:val="00832525"/>
    <w:rsid w:val="008459EE"/>
    <w:rsid w:val="00896894"/>
    <w:rsid w:val="00896E0A"/>
    <w:rsid w:val="008C0AC5"/>
    <w:rsid w:val="008D2B61"/>
    <w:rsid w:val="008E6B48"/>
    <w:rsid w:val="00953944"/>
    <w:rsid w:val="0096721A"/>
    <w:rsid w:val="00981DDA"/>
    <w:rsid w:val="009C1CE5"/>
    <w:rsid w:val="009E18BE"/>
    <w:rsid w:val="009F59FB"/>
    <w:rsid w:val="00A06BD9"/>
    <w:rsid w:val="00A32536"/>
    <w:rsid w:val="00A91149"/>
    <w:rsid w:val="00AC59A0"/>
    <w:rsid w:val="00AE2A9E"/>
    <w:rsid w:val="00B2756B"/>
    <w:rsid w:val="00B3735D"/>
    <w:rsid w:val="00B439C0"/>
    <w:rsid w:val="00BB0C25"/>
    <w:rsid w:val="00BC275F"/>
    <w:rsid w:val="00BD44E9"/>
    <w:rsid w:val="00C11C70"/>
    <w:rsid w:val="00C21F2F"/>
    <w:rsid w:val="00C51D78"/>
    <w:rsid w:val="00C90DFF"/>
    <w:rsid w:val="00D07A49"/>
    <w:rsid w:val="00D5110B"/>
    <w:rsid w:val="00D73E60"/>
    <w:rsid w:val="00DF0367"/>
    <w:rsid w:val="00E44008"/>
    <w:rsid w:val="00E616F4"/>
    <w:rsid w:val="00E67E5C"/>
    <w:rsid w:val="00E72CD8"/>
    <w:rsid w:val="00E87B05"/>
    <w:rsid w:val="00E94A19"/>
    <w:rsid w:val="00ED27CE"/>
    <w:rsid w:val="00F869E1"/>
    <w:rsid w:val="00FA4EFA"/>
    <w:rsid w:val="00FB2C36"/>
    <w:rsid w:val="00FD06B3"/>
    <w:rsid w:val="00F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3A1C97-E51A-4CE6-A362-BFBEC8E6D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328"/>
    <w:pPr>
      <w:jc w:val="both"/>
    </w:pPr>
    <w:rPr>
      <w:rFonts w:ascii="Times New Roman" w:eastAsia="Times New Roman" w:hAnsi="Times New Roman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21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1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21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1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33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33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33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3328"/>
    <w:rPr>
      <w:sz w:val="18"/>
      <w:szCs w:val="18"/>
    </w:rPr>
  </w:style>
  <w:style w:type="character" w:styleId="a5">
    <w:name w:val="Hyperlink"/>
    <w:aliases w:val="超级链接"/>
    <w:basedOn w:val="a0"/>
    <w:uiPriority w:val="99"/>
    <w:rsid w:val="00283328"/>
    <w:rPr>
      <w:color w:val="0000FF"/>
      <w:u w:val="single"/>
    </w:rPr>
  </w:style>
  <w:style w:type="paragraph" w:styleId="a6">
    <w:name w:val="Title"/>
    <w:basedOn w:val="a"/>
    <w:next w:val="a"/>
    <w:link w:val="Char1"/>
    <w:qFormat/>
    <w:rsid w:val="00283328"/>
    <w:pPr>
      <w:spacing w:before="240" w:after="60"/>
      <w:jc w:val="center"/>
      <w:outlineLvl w:val="0"/>
    </w:pPr>
    <w:rPr>
      <w:rFonts w:ascii="Cambria" w:eastAsia="宋体" w:hAnsi="Cambria"/>
      <w:b/>
      <w:bCs/>
      <w:sz w:val="44"/>
      <w:szCs w:val="32"/>
    </w:rPr>
  </w:style>
  <w:style w:type="character" w:customStyle="1" w:styleId="Char1">
    <w:name w:val="标题 Char"/>
    <w:basedOn w:val="a0"/>
    <w:link w:val="a6"/>
    <w:rsid w:val="00283328"/>
    <w:rPr>
      <w:rFonts w:ascii="Cambria" w:eastAsia="宋体" w:hAnsi="Cambria" w:cs="Times New Roman"/>
      <w:b/>
      <w:bCs/>
      <w:kern w:val="0"/>
      <w:sz w:val="44"/>
      <w:szCs w:val="32"/>
      <w:lang w:eastAsia="en-US"/>
    </w:rPr>
  </w:style>
  <w:style w:type="paragraph" w:customStyle="1" w:styleId="a7">
    <w:name w:val="文档版本"/>
    <w:basedOn w:val="a"/>
    <w:rsid w:val="00283328"/>
    <w:pPr>
      <w:spacing w:before="120" w:after="120" w:line="360" w:lineRule="atLeast"/>
      <w:ind w:left="1701" w:firstLineChars="200" w:firstLine="200"/>
      <w:jc w:val="right"/>
    </w:pPr>
    <w:rPr>
      <w:rFonts w:ascii="Arial" w:eastAsia="宋体" w:hAnsi="Arial" w:cs="宋体"/>
      <w:kern w:val="2"/>
      <w:sz w:val="28"/>
      <w:lang w:eastAsia="zh-CN"/>
    </w:rPr>
  </w:style>
  <w:style w:type="paragraph" w:styleId="a8">
    <w:name w:val="List Paragraph"/>
    <w:basedOn w:val="a"/>
    <w:uiPriority w:val="34"/>
    <w:qFormat/>
    <w:rsid w:val="002D23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21F2F"/>
    <w:rPr>
      <w:rFonts w:ascii="Times New Roman" w:eastAsia="Times New Roman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rsid w:val="00C21F2F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C21F2F"/>
    <w:rPr>
      <w:rFonts w:ascii="Times New Roman" w:eastAsia="Times New Roman" w:hAnsi="Times New Roman" w:cs="Times New Roman"/>
      <w:b/>
      <w:bCs/>
      <w:kern w:val="0"/>
      <w:sz w:val="32"/>
      <w:szCs w:val="32"/>
      <w:lang w:eastAsia="en-US"/>
    </w:rPr>
  </w:style>
  <w:style w:type="character" w:customStyle="1" w:styleId="4Char">
    <w:name w:val="标题 4 Char"/>
    <w:basedOn w:val="a0"/>
    <w:link w:val="4"/>
    <w:uiPriority w:val="9"/>
    <w:rsid w:val="00C21F2F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a9">
    <w:name w:val="Normal (Web)"/>
    <w:basedOn w:val="a"/>
    <w:uiPriority w:val="99"/>
    <w:semiHidden/>
    <w:unhideWhenUsed/>
    <w:rsid w:val="00247130"/>
    <w:pPr>
      <w:spacing w:before="100" w:beforeAutospacing="1" w:after="100" w:afterAutospacing="1"/>
      <w:jc w:val="left"/>
    </w:pPr>
    <w:rPr>
      <w:rFonts w:ascii="宋体" w:eastAsia="宋体" w:hAnsi="宋体" w:cs="宋体"/>
      <w:szCs w:val="24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814A7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814A74"/>
  </w:style>
  <w:style w:type="paragraph" w:styleId="30">
    <w:name w:val="toc 3"/>
    <w:basedOn w:val="a"/>
    <w:next w:val="a"/>
    <w:autoRedefine/>
    <w:uiPriority w:val="39"/>
    <w:unhideWhenUsed/>
    <w:rsid w:val="00814A74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814A74"/>
    <w:pPr>
      <w:tabs>
        <w:tab w:val="left" w:pos="1736"/>
        <w:tab w:val="right" w:leader="dot" w:pos="8630"/>
      </w:tabs>
      <w:ind w:leftChars="600" w:left="144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1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805C9-C146-4398-BABB-F59DAB184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6996</TotalTime>
  <Pages>16</Pages>
  <Words>1062</Words>
  <Characters>6058</Characters>
  <Application>Microsoft Office Word</Application>
  <DocSecurity>0</DocSecurity>
  <Lines>50</Lines>
  <Paragraphs>14</Paragraphs>
  <ScaleCrop>false</ScaleCrop>
  <Company>sprd</Company>
  <LinksUpToDate>false</LinksUpToDate>
  <CharactersWithSpaces>7106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Longhua Mai</dc:creator>
  <cp:keywords/>
  <dc:description/>
  <cp:lastModifiedBy>Mai, Longhua (麦龙华)</cp:lastModifiedBy>
  <cp:revision>42</cp:revision>
  <dcterms:created xsi:type="dcterms:W3CDTF">2018-09-07T02:31:00Z</dcterms:created>
  <dcterms:modified xsi:type="dcterms:W3CDTF">2019-08-29T02:48:00Z</dcterms:modified>
</cp:coreProperties>
</file>